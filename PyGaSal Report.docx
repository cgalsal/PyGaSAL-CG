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712F1" w14:textId="77777777" w:rsidR="00D836BD" w:rsidRDefault="00D836BD">
      <w:pPr>
        <w:rPr>
          <w:lang w:val="en-GB"/>
        </w:rPr>
      </w:pPr>
      <w:bookmarkStart w:id="0" w:name="_Hlk83070889"/>
      <w:bookmarkEnd w:id="0"/>
    </w:p>
    <w:p w14:paraId="344E9A0B" w14:textId="77777777" w:rsidR="00D836BD" w:rsidRDefault="00A85131">
      <w:pPr>
        <w:jc w:val="center"/>
        <w:rPr>
          <w:lang w:val="en-GB"/>
        </w:rPr>
      </w:pPr>
      <w:r>
        <w:rPr>
          <w:noProof/>
        </w:rPr>
        <w:drawing>
          <wp:inline distT="0" distB="0" distL="0" distR="0" wp14:anchorId="63B1DEA3" wp14:editId="39B6FCA4">
            <wp:extent cx="1638300" cy="91186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1638300" cy="911860"/>
                    </a:xfrm>
                    <a:prstGeom prst="rect">
                      <a:avLst/>
                    </a:prstGeom>
                  </pic:spPr>
                </pic:pic>
              </a:graphicData>
            </a:graphic>
          </wp:inline>
        </w:drawing>
      </w:r>
    </w:p>
    <w:p w14:paraId="46786074" w14:textId="77777777" w:rsidR="00D836BD" w:rsidRDefault="00D836BD">
      <w:pPr>
        <w:rPr>
          <w:lang w:val="en-GB"/>
        </w:rPr>
      </w:pPr>
    </w:p>
    <w:p w14:paraId="13190E6C" w14:textId="77777777" w:rsidR="00D836BD" w:rsidRDefault="00D836BD">
      <w:pPr>
        <w:rPr>
          <w:lang w:val="en-GB"/>
        </w:rPr>
      </w:pPr>
    </w:p>
    <w:p w14:paraId="434AF543" w14:textId="77777777" w:rsidR="00D836BD" w:rsidRDefault="00A85131">
      <w:pPr>
        <w:jc w:val="center"/>
        <w:rPr>
          <w:sz w:val="32"/>
          <w:szCs w:val="32"/>
          <w:lang w:val="en-GB"/>
        </w:rPr>
      </w:pPr>
      <w:r>
        <w:rPr>
          <w:sz w:val="32"/>
          <w:szCs w:val="32"/>
          <w:lang w:val="en-GB"/>
        </w:rPr>
        <w:t>Technical Assessment Report</w:t>
      </w:r>
    </w:p>
    <w:p w14:paraId="2DAFF5BD" w14:textId="77777777" w:rsidR="00D836BD" w:rsidRDefault="00D836BD">
      <w:pPr>
        <w:jc w:val="center"/>
        <w:rPr>
          <w:lang w:val="en-GB"/>
        </w:rPr>
      </w:pPr>
    </w:p>
    <w:p w14:paraId="52732ACD" w14:textId="77777777" w:rsidR="00D836BD" w:rsidRDefault="00D836BD">
      <w:pPr>
        <w:jc w:val="center"/>
        <w:rPr>
          <w:lang w:val="en-GB"/>
        </w:rPr>
      </w:pPr>
    </w:p>
    <w:p w14:paraId="273DDDD4" w14:textId="77777777" w:rsidR="00D836BD" w:rsidRDefault="00D836BD">
      <w:pPr>
        <w:jc w:val="center"/>
        <w:rPr>
          <w:lang w:val="en-GB"/>
        </w:rPr>
      </w:pPr>
    </w:p>
    <w:p w14:paraId="0B73E250" w14:textId="77777777" w:rsidR="00D836BD" w:rsidRDefault="00D836BD">
      <w:pPr>
        <w:jc w:val="center"/>
        <w:rPr>
          <w:lang w:val="en-GB"/>
        </w:rPr>
      </w:pPr>
    </w:p>
    <w:p w14:paraId="77BDD7CC" w14:textId="77777777" w:rsidR="00D836BD" w:rsidRDefault="00D836BD">
      <w:pPr>
        <w:jc w:val="center"/>
        <w:rPr>
          <w:lang w:val="en-GB"/>
        </w:rPr>
      </w:pPr>
    </w:p>
    <w:p w14:paraId="490CAAEA" w14:textId="77777777" w:rsidR="00D836BD" w:rsidRDefault="00D836BD">
      <w:pPr>
        <w:jc w:val="center"/>
        <w:rPr>
          <w:lang w:val="en-GB"/>
        </w:rPr>
      </w:pPr>
    </w:p>
    <w:p w14:paraId="0605ABF4" w14:textId="77777777" w:rsidR="00D836BD" w:rsidRDefault="00D836BD">
      <w:pPr>
        <w:jc w:val="center"/>
        <w:rPr>
          <w:lang w:val="en-GB"/>
        </w:rPr>
      </w:pPr>
    </w:p>
    <w:p w14:paraId="22A2540F" w14:textId="77777777" w:rsidR="00D836BD" w:rsidRDefault="00D836BD">
      <w:pPr>
        <w:jc w:val="center"/>
        <w:rPr>
          <w:lang w:val="en-GB"/>
        </w:rPr>
      </w:pPr>
    </w:p>
    <w:p w14:paraId="487F8191" w14:textId="77777777" w:rsidR="00D836BD" w:rsidRDefault="00A85131">
      <w:pPr>
        <w:pStyle w:val="ListParagraph"/>
        <w:jc w:val="center"/>
        <w:rPr>
          <w:sz w:val="44"/>
          <w:szCs w:val="44"/>
          <w:lang w:val="en-GB"/>
        </w:rPr>
      </w:pPr>
      <w:r>
        <w:rPr>
          <w:sz w:val="44"/>
          <w:szCs w:val="44"/>
          <w:lang w:val="en-GB"/>
        </w:rPr>
        <w:t>– PYGASAL –</w:t>
      </w:r>
    </w:p>
    <w:p w14:paraId="5E9A6167" w14:textId="77777777" w:rsidR="00D836BD" w:rsidRDefault="00A85131">
      <w:pPr>
        <w:jc w:val="center"/>
        <w:rPr>
          <w:caps/>
          <w:sz w:val="44"/>
          <w:szCs w:val="44"/>
          <w:lang w:val="en-GB"/>
        </w:rPr>
      </w:pPr>
      <w:r>
        <w:rPr>
          <w:caps/>
          <w:sz w:val="44"/>
          <w:szCs w:val="44"/>
          <w:lang w:val="en-GB"/>
        </w:rPr>
        <w:t>Video -game sales prediction using Python</w:t>
      </w:r>
    </w:p>
    <w:p w14:paraId="6397A26E" w14:textId="77777777" w:rsidR="00D836BD" w:rsidRDefault="00D836BD">
      <w:pPr>
        <w:jc w:val="center"/>
        <w:rPr>
          <w:lang w:val="en-GB"/>
        </w:rPr>
      </w:pPr>
    </w:p>
    <w:p w14:paraId="4B3F3306" w14:textId="77777777" w:rsidR="00D836BD" w:rsidRDefault="00D836BD">
      <w:pPr>
        <w:jc w:val="center"/>
        <w:rPr>
          <w:lang w:val="en-GB"/>
        </w:rPr>
      </w:pPr>
    </w:p>
    <w:p w14:paraId="52953795" w14:textId="77777777" w:rsidR="00D836BD" w:rsidRDefault="00D836BD">
      <w:pPr>
        <w:jc w:val="center"/>
        <w:rPr>
          <w:lang w:val="en-GB"/>
        </w:rPr>
      </w:pPr>
    </w:p>
    <w:p w14:paraId="41823721" w14:textId="77777777" w:rsidR="00D836BD" w:rsidRDefault="00D836BD">
      <w:pPr>
        <w:jc w:val="center"/>
        <w:rPr>
          <w:lang w:val="en-GB"/>
        </w:rPr>
      </w:pPr>
    </w:p>
    <w:p w14:paraId="3B89CB53" w14:textId="77777777" w:rsidR="00D836BD" w:rsidRDefault="00D836BD">
      <w:pPr>
        <w:jc w:val="center"/>
        <w:rPr>
          <w:lang w:val="en-GB"/>
        </w:rPr>
      </w:pPr>
    </w:p>
    <w:p w14:paraId="3049FCEE" w14:textId="77777777" w:rsidR="00D836BD" w:rsidRDefault="00D836BD">
      <w:pPr>
        <w:jc w:val="center"/>
        <w:rPr>
          <w:lang w:val="en-GB"/>
        </w:rPr>
      </w:pPr>
    </w:p>
    <w:p w14:paraId="2178FEC5" w14:textId="77777777" w:rsidR="00D836BD" w:rsidRDefault="00D836BD">
      <w:pPr>
        <w:jc w:val="center"/>
        <w:rPr>
          <w:lang w:val="en-GB"/>
        </w:rPr>
      </w:pPr>
    </w:p>
    <w:p w14:paraId="39D289E8" w14:textId="77777777" w:rsidR="00D836BD" w:rsidRDefault="00D836BD">
      <w:pPr>
        <w:jc w:val="center"/>
        <w:rPr>
          <w:lang w:val="en-GB"/>
        </w:rPr>
      </w:pPr>
    </w:p>
    <w:p w14:paraId="5D0167EA" w14:textId="77777777" w:rsidR="00D836BD" w:rsidRDefault="00D836BD">
      <w:pPr>
        <w:jc w:val="center"/>
        <w:rPr>
          <w:lang w:val="en-GB"/>
        </w:rPr>
      </w:pPr>
    </w:p>
    <w:p w14:paraId="19FC65A9" w14:textId="77777777" w:rsidR="00D836BD" w:rsidRDefault="00D836BD">
      <w:pPr>
        <w:jc w:val="center"/>
        <w:rPr>
          <w:lang w:val="en-GB"/>
        </w:rPr>
      </w:pPr>
    </w:p>
    <w:p w14:paraId="02D4BC38" w14:textId="77777777" w:rsidR="00D836BD" w:rsidRDefault="00D836BD">
      <w:pPr>
        <w:jc w:val="center"/>
        <w:rPr>
          <w:lang w:val="en-GB"/>
        </w:rPr>
      </w:pPr>
    </w:p>
    <w:p w14:paraId="3645702F" w14:textId="77777777" w:rsidR="00D836BD" w:rsidRDefault="00D836BD">
      <w:pPr>
        <w:jc w:val="center"/>
        <w:rPr>
          <w:lang w:val="en-GB"/>
        </w:rPr>
      </w:pPr>
    </w:p>
    <w:p w14:paraId="20ED8BA0" w14:textId="77777777" w:rsidR="00D836BD" w:rsidRDefault="00D836BD">
      <w:pPr>
        <w:ind w:left="4536"/>
        <w:rPr>
          <w:lang w:val="en-GB"/>
        </w:rPr>
      </w:pPr>
    </w:p>
    <w:p w14:paraId="54124DB8" w14:textId="77777777" w:rsidR="00D836BD" w:rsidRDefault="00D836BD">
      <w:pPr>
        <w:ind w:left="4536"/>
        <w:rPr>
          <w:lang w:val="en-GB"/>
        </w:rPr>
      </w:pPr>
    </w:p>
    <w:p w14:paraId="5D3C6874" w14:textId="77777777" w:rsidR="00D836BD" w:rsidRDefault="00D836BD">
      <w:pPr>
        <w:ind w:left="4536"/>
        <w:rPr>
          <w:lang w:val="en-GB"/>
        </w:rPr>
      </w:pPr>
    </w:p>
    <w:p w14:paraId="71801775" w14:textId="77777777" w:rsidR="00D836BD" w:rsidRDefault="00A85131">
      <w:pPr>
        <w:ind w:left="4536"/>
        <w:rPr>
          <w:lang w:val="en-GB"/>
        </w:rPr>
      </w:pPr>
      <w:r>
        <w:rPr>
          <w:lang w:val="en-GB"/>
        </w:rPr>
        <w:t xml:space="preserve">Promotion: </w:t>
      </w:r>
      <w:r>
        <w:rPr>
          <w:lang w:val="en-GB"/>
        </w:rPr>
        <w:tab/>
        <w:t>August 2021</w:t>
      </w:r>
    </w:p>
    <w:p w14:paraId="5A10E43B" w14:textId="77777777" w:rsidR="00D836BD" w:rsidRDefault="00A85131">
      <w:pPr>
        <w:ind w:left="4536"/>
        <w:rPr>
          <w:lang w:val="en-GB"/>
        </w:rPr>
      </w:pPr>
      <w:r>
        <w:rPr>
          <w:lang w:val="en-GB"/>
        </w:rPr>
        <w:t>Mentor:</w:t>
      </w:r>
      <w:r>
        <w:rPr>
          <w:lang w:val="en-GB"/>
        </w:rPr>
        <w:tab/>
        <w:t>Gaspard GRIMM</w:t>
      </w:r>
    </w:p>
    <w:p w14:paraId="551087AB" w14:textId="77777777" w:rsidR="00D836BD" w:rsidRDefault="00A85131">
      <w:pPr>
        <w:ind w:left="4536"/>
        <w:rPr>
          <w:lang w:val="en-GB"/>
        </w:rPr>
      </w:pPr>
      <w:r>
        <w:rPr>
          <w:lang w:val="en-GB"/>
        </w:rPr>
        <w:t>Participants:</w:t>
      </w:r>
      <w:r>
        <w:rPr>
          <w:lang w:val="en-GB"/>
        </w:rPr>
        <w:tab/>
        <w:t>Ammar HASAN</w:t>
      </w:r>
    </w:p>
    <w:p w14:paraId="76319BF6" w14:textId="77777777" w:rsidR="00D836BD" w:rsidRDefault="00A85131">
      <w:pPr>
        <w:ind w:left="4536"/>
        <w:rPr>
          <w:lang w:val="en-GB"/>
        </w:rPr>
      </w:pPr>
      <w:r>
        <w:rPr>
          <w:lang w:val="en-GB"/>
        </w:rPr>
        <w:tab/>
      </w:r>
      <w:r>
        <w:rPr>
          <w:lang w:val="en-GB"/>
        </w:rPr>
        <w:tab/>
        <w:t>Cristóbal GALLARDO</w:t>
      </w:r>
    </w:p>
    <w:p w14:paraId="68391B55" w14:textId="77777777" w:rsidR="00D836BD" w:rsidRDefault="00D836BD">
      <w:pPr>
        <w:ind w:left="4536"/>
        <w:rPr>
          <w:lang w:val="en-GB"/>
        </w:rPr>
      </w:pPr>
    </w:p>
    <w:p w14:paraId="71DA8C87" w14:textId="77777777" w:rsidR="00D836BD" w:rsidRDefault="00D836BD">
      <w:pPr>
        <w:ind w:left="4536"/>
        <w:rPr>
          <w:lang w:val="en-GB"/>
        </w:rPr>
      </w:pPr>
    </w:p>
    <w:p w14:paraId="684E1286" w14:textId="77777777" w:rsidR="00D836BD" w:rsidRDefault="00D836BD">
      <w:pPr>
        <w:ind w:left="4536"/>
        <w:rPr>
          <w:lang w:val="en-GB"/>
        </w:rPr>
      </w:pPr>
    </w:p>
    <w:p w14:paraId="162985B5" w14:textId="77777777" w:rsidR="00D836BD" w:rsidRDefault="00D836BD">
      <w:pPr>
        <w:ind w:left="4536"/>
        <w:rPr>
          <w:lang w:val="en-GB"/>
        </w:rPr>
      </w:pPr>
    </w:p>
    <w:p w14:paraId="51FB413A" w14:textId="77777777" w:rsidR="00D836BD" w:rsidRDefault="00D836BD">
      <w:pPr>
        <w:ind w:left="4536"/>
        <w:rPr>
          <w:lang w:val="en-GB"/>
        </w:rPr>
      </w:pPr>
    </w:p>
    <w:p w14:paraId="2F022B0F" w14:textId="77777777" w:rsidR="00D836BD" w:rsidRDefault="00D836BD">
      <w:pPr>
        <w:ind w:left="4536"/>
        <w:rPr>
          <w:lang w:val="en-GB"/>
        </w:rPr>
      </w:pPr>
    </w:p>
    <w:p w14:paraId="013AA1E4" w14:textId="77777777" w:rsidR="00D836BD" w:rsidRDefault="00D836BD">
      <w:pPr>
        <w:ind w:left="4536"/>
        <w:rPr>
          <w:lang w:val="en-GB"/>
        </w:rPr>
      </w:pPr>
    </w:p>
    <w:p w14:paraId="41614739" w14:textId="6A3FE876" w:rsidR="00D836BD" w:rsidRDefault="00A85131">
      <w:pPr>
        <w:ind w:left="4536"/>
        <w:rPr>
          <w:ins w:id="1" w:author="C Gallardo" w:date="2021-10-14T06:26:00Z"/>
          <w:lang w:val="en-GB"/>
        </w:rPr>
      </w:pPr>
      <w:r>
        <w:rPr>
          <w:lang w:val="en-GB"/>
        </w:rPr>
        <w:t xml:space="preserve">Report date: </w:t>
      </w:r>
      <w:del w:id="2" w:author="C Gallardo" w:date="2021-10-14T06:26:00Z">
        <w:r w:rsidDel="00D96F89">
          <w:rPr>
            <w:lang w:val="en-GB"/>
          </w:rPr>
          <w:delText xml:space="preserve">13 </w:delText>
        </w:r>
      </w:del>
      <w:ins w:id="3" w:author="C Gallardo" w:date="2021-10-14T06:26:00Z">
        <w:r w:rsidR="00D96F89">
          <w:rPr>
            <w:lang w:val="en-GB"/>
          </w:rPr>
          <w:t xml:space="preserve">14 </w:t>
        </w:r>
      </w:ins>
      <w:r>
        <w:rPr>
          <w:lang w:val="en-GB"/>
        </w:rPr>
        <w:t>October 2021</w:t>
      </w:r>
    </w:p>
    <w:p w14:paraId="30C5E311" w14:textId="32A4C1BE" w:rsidR="00D96F89" w:rsidDel="00D96F89" w:rsidRDefault="00D96F89">
      <w:pPr>
        <w:ind w:left="4536"/>
        <w:rPr>
          <w:del w:id="4" w:author="C Gallardo" w:date="2021-10-14T06:26:00Z"/>
          <w:lang w:val="en-GB"/>
        </w:rPr>
      </w:pPr>
    </w:p>
    <w:p w14:paraId="4BF633AB" w14:textId="77777777" w:rsidR="00D836BD" w:rsidRDefault="00D836BD">
      <w:pPr>
        <w:rPr>
          <w:lang w:val="en-GB"/>
        </w:rPr>
      </w:pPr>
    </w:p>
    <w:sdt>
      <w:sdtPr>
        <w:rPr>
          <w:rFonts w:eastAsia="Times New Roman"/>
          <w:b w:val="0"/>
          <w:bCs w:val="0"/>
          <w:sz w:val="24"/>
          <w:szCs w:val="24"/>
          <w:lang w:val="fr-FR" w:eastAsia="fr-FR"/>
        </w:rPr>
        <w:id w:val="1975094593"/>
        <w:docPartObj>
          <w:docPartGallery w:val="Table of Contents"/>
          <w:docPartUnique/>
        </w:docPartObj>
      </w:sdtPr>
      <w:sdtEndPr/>
      <w:sdtContent>
        <w:bookmarkStart w:id="5" w:name="_Toc85099489" w:displacedByCustomXml="prev"/>
        <w:p w14:paraId="3F2903E2" w14:textId="77777777" w:rsidR="00D836BD" w:rsidRDefault="00A85131">
          <w:pPr>
            <w:pStyle w:val="TOCHeading"/>
            <w:tabs>
              <w:tab w:val="clear" w:pos="0"/>
            </w:tabs>
            <w:ind w:left="360"/>
          </w:pPr>
          <w:r>
            <w:br w:type="page"/>
          </w:r>
          <w:r>
            <w:lastRenderedPageBreak/>
            <w:t>Contents</w:t>
          </w:r>
          <w:bookmarkEnd w:id="5"/>
        </w:p>
        <w:p w14:paraId="3BCA8024" w14:textId="3F7E7AAE" w:rsidR="009925F9" w:rsidRDefault="00A85131">
          <w:pPr>
            <w:pStyle w:val="TOC1"/>
            <w:tabs>
              <w:tab w:val="right" w:leader="dot" w:pos="10054"/>
            </w:tabs>
            <w:rPr>
              <w:rFonts w:cstheme="minorBidi"/>
              <w:noProof/>
              <w:lang w:val="fr-FR" w:eastAsia="fr-FR"/>
            </w:rPr>
          </w:pPr>
          <w:r>
            <w:fldChar w:fldCharType="begin"/>
          </w:r>
          <w:r>
            <w:rPr>
              <w:rStyle w:val="IndexLink"/>
              <w:webHidden/>
            </w:rPr>
            <w:instrText>TOC \z \o "1-3" \u \h</w:instrText>
          </w:r>
          <w:r>
            <w:rPr>
              <w:rStyle w:val="IndexLink"/>
            </w:rPr>
            <w:fldChar w:fldCharType="separate"/>
          </w:r>
          <w:hyperlink w:anchor="_Toc85099489" w:history="1">
            <w:r w:rsidR="009925F9" w:rsidRPr="004168F3">
              <w:rPr>
                <w:rStyle w:val="Hyperlink"/>
                <w:noProof/>
              </w:rPr>
              <w:t>Contents</w:t>
            </w:r>
            <w:r w:rsidR="009925F9">
              <w:rPr>
                <w:noProof/>
                <w:webHidden/>
              </w:rPr>
              <w:tab/>
            </w:r>
            <w:r w:rsidR="009925F9">
              <w:rPr>
                <w:noProof/>
                <w:webHidden/>
              </w:rPr>
              <w:fldChar w:fldCharType="begin"/>
            </w:r>
            <w:r w:rsidR="009925F9">
              <w:rPr>
                <w:noProof/>
                <w:webHidden/>
              </w:rPr>
              <w:instrText xml:space="preserve"> PAGEREF _Toc85099489 \h </w:instrText>
            </w:r>
            <w:r w:rsidR="009925F9">
              <w:rPr>
                <w:noProof/>
                <w:webHidden/>
              </w:rPr>
            </w:r>
            <w:r w:rsidR="009925F9">
              <w:rPr>
                <w:noProof/>
                <w:webHidden/>
              </w:rPr>
              <w:fldChar w:fldCharType="separate"/>
            </w:r>
            <w:r w:rsidR="001E2F50">
              <w:rPr>
                <w:noProof/>
                <w:webHidden/>
              </w:rPr>
              <w:t>2</w:t>
            </w:r>
            <w:r w:rsidR="009925F9">
              <w:rPr>
                <w:noProof/>
                <w:webHidden/>
              </w:rPr>
              <w:fldChar w:fldCharType="end"/>
            </w:r>
          </w:hyperlink>
        </w:p>
        <w:p w14:paraId="62A2C895" w14:textId="7CEFBF29" w:rsidR="009925F9" w:rsidRDefault="00391626">
          <w:pPr>
            <w:pStyle w:val="TOC1"/>
            <w:tabs>
              <w:tab w:val="left" w:pos="440"/>
              <w:tab w:val="right" w:leader="dot" w:pos="10054"/>
            </w:tabs>
            <w:rPr>
              <w:rFonts w:cstheme="minorBidi"/>
              <w:noProof/>
              <w:lang w:val="fr-FR" w:eastAsia="fr-FR"/>
            </w:rPr>
          </w:pPr>
          <w:hyperlink w:anchor="_Toc85099490" w:history="1">
            <w:r w:rsidR="009925F9" w:rsidRPr="004168F3">
              <w:rPr>
                <w:rStyle w:val="Hyperlink"/>
                <w:noProof/>
              </w:rPr>
              <w:t>1.</w:t>
            </w:r>
            <w:r w:rsidR="009925F9">
              <w:rPr>
                <w:rFonts w:cstheme="minorBidi"/>
                <w:noProof/>
                <w:lang w:val="fr-FR" w:eastAsia="fr-FR"/>
              </w:rPr>
              <w:tab/>
            </w:r>
            <w:r w:rsidR="009925F9" w:rsidRPr="004168F3">
              <w:rPr>
                <w:rStyle w:val="Hyperlink"/>
                <w:noProof/>
              </w:rPr>
              <w:t>Introduction</w:t>
            </w:r>
            <w:r w:rsidR="009925F9">
              <w:rPr>
                <w:noProof/>
                <w:webHidden/>
              </w:rPr>
              <w:tab/>
            </w:r>
            <w:r w:rsidR="009925F9">
              <w:rPr>
                <w:noProof/>
                <w:webHidden/>
              </w:rPr>
              <w:fldChar w:fldCharType="begin"/>
            </w:r>
            <w:r w:rsidR="009925F9">
              <w:rPr>
                <w:noProof/>
                <w:webHidden/>
              </w:rPr>
              <w:instrText xml:space="preserve"> PAGEREF _Toc85099490 \h </w:instrText>
            </w:r>
            <w:r w:rsidR="009925F9">
              <w:rPr>
                <w:noProof/>
                <w:webHidden/>
              </w:rPr>
            </w:r>
            <w:r w:rsidR="009925F9">
              <w:rPr>
                <w:noProof/>
                <w:webHidden/>
              </w:rPr>
              <w:fldChar w:fldCharType="separate"/>
            </w:r>
            <w:r w:rsidR="001E2F50">
              <w:rPr>
                <w:noProof/>
                <w:webHidden/>
              </w:rPr>
              <w:t>4</w:t>
            </w:r>
            <w:r w:rsidR="009925F9">
              <w:rPr>
                <w:noProof/>
                <w:webHidden/>
              </w:rPr>
              <w:fldChar w:fldCharType="end"/>
            </w:r>
          </w:hyperlink>
        </w:p>
        <w:p w14:paraId="19F5DE5D" w14:textId="5EF7391B" w:rsidR="009925F9" w:rsidRDefault="00391626">
          <w:pPr>
            <w:pStyle w:val="TOC1"/>
            <w:tabs>
              <w:tab w:val="left" w:pos="440"/>
              <w:tab w:val="right" w:leader="dot" w:pos="10054"/>
            </w:tabs>
            <w:rPr>
              <w:rFonts w:cstheme="minorBidi"/>
              <w:noProof/>
              <w:lang w:val="fr-FR" w:eastAsia="fr-FR"/>
            </w:rPr>
          </w:pPr>
          <w:hyperlink w:anchor="_Toc85099491" w:history="1">
            <w:r w:rsidR="009925F9" w:rsidRPr="004168F3">
              <w:rPr>
                <w:rStyle w:val="Hyperlink"/>
                <w:noProof/>
              </w:rPr>
              <w:t>2.</w:t>
            </w:r>
            <w:r w:rsidR="009925F9">
              <w:rPr>
                <w:rFonts w:cstheme="minorBidi"/>
                <w:noProof/>
                <w:lang w:val="fr-FR" w:eastAsia="fr-FR"/>
              </w:rPr>
              <w:tab/>
            </w:r>
            <w:r w:rsidR="009925F9" w:rsidRPr="004168F3">
              <w:rPr>
                <w:rStyle w:val="Hyperlink"/>
                <w:noProof/>
              </w:rPr>
              <w:t>Objective</w:t>
            </w:r>
            <w:r w:rsidR="009925F9">
              <w:rPr>
                <w:noProof/>
                <w:webHidden/>
              </w:rPr>
              <w:tab/>
            </w:r>
            <w:r w:rsidR="009925F9">
              <w:rPr>
                <w:noProof/>
                <w:webHidden/>
              </w:rPr>
              <w:fldChar w:fldCharType="begin"/>
            </w:r>
            <w:r w:rsidR="009925F9">
              <w:rPr>
                <w:noProof/>
                <w:webHidden/>
              </w:rPr>
              <w:instrText xml:space="preserve"> PAGEREF _Toc85099491 \h </w:instrText>
            </w:r>
            <w:r w:rsidR="009925F9">
              <w:rPr>
                <w:noProof/>
                <w:webHidden/>
              </w:rPr>
            </w:r>
            <w:r w:rsidR="009925F9">
              <w:rPr>
                <w:noProof/>
                <w:webHidden/>
              </w:rPr>
              <w:fldChar w:fldCharType="separate"/>
            </w:r>
            <w:r w:rsidR="001E2F50">
              <w:rPr>
                <w:noProof/>
                <w:webHidden/>
              </w:rPr>
              <w:t>4</w:t>
            </w:r>
            <w:r w:rsidR="009925F9">
              <w:rPr>
                <w:noProof/>
                <w:webHidden/>
              </w:rPr>
              <w:fldChar w:fldCharType="end"/>
            </w:r>
          </w:hyperlink>
        </w:p>
        <w:p w14:paraId="08604E49" w14:textId="0F0A3D62" w:rsidR="009925F9" w:rsidRDefault="00391626">
          <w:pPr>
            <w:pStyle w:val="TOC1"/>
            <w:tabs>
              <w:tab w:val="left" w:pos="440"/>
              <w:tab w:val="right" w:leader="dot" w:pos="10054"/>
            </w:tabs>
            <w:rPr>
              <w:rFonts w:cstheme="minorBidi"/>
              <w:noProof/>
              <w:lang w:val="fr-FR" w:eastAsia="fr-FR"/>
            </w:rPr>
          </w:pPr>
          <w:hyperlink w:anchor="_Toc85099492" w:history="1">
            <w:r w:rsidR="009925F9" w:rsidRPr="004168F3">
              <w:rPr>
                <w:rStyle w:val="Hyperlink"/>
                <w:noProof/>
              </w:rPr>
              <w:t>3.</w:t>
            </w:r>
            <w:r w:rsidR="009925F9">
              <w:rPr>
                <w:rFonts w:cstheme="minorBidi"/>
                <w:noProof/>
                <w:lang w:val="fr-FR" w:eastAsia="fr-FR"/>
              </w:rPr>
              <w:tab/>
            </w:r>
            <w:r w:rsidR="009925F9" w:rsidRPr="004168F3">
              <w:rPr>
                <w:rStyle w:val="Hyperlink"/>
                <w:noProof/>
              </w:rPr>
              <w:t>Data</w:t>
            </w:r>
            <w:r w:rsidR="009925F9">
              <w:rPr>
                <w:noProof/>
                <w:webHidden/>
              </w:rPr>
              <w:tab/>
            </w:r>
            <w:r w:rsidR="009925F9">
              <w:rPr>
                <w:noProof/>
                <w:webHidden/>
              </w:rPr>
              <w:fldChar w:fldCharType="begin"/>
            </w:r>
            <w:r w:rsidR="009925F9">
              <w:rPr>
                <w:noProof/>
                <w:webHidden/>
              </w:rPr>
              <w:instrText xml:space="preserve"> PAGEREF _Toc85099492 \h </w:instrText>
            </w:r>
            <w:r w:rsidR="009925F9">
              <w:rPr>
                <w:noProof/>
                <w:webHidden/>
              </w:rPr>
            </w:r>
            <w:r w:rsidR="009925F9">
              <w:rPr>
                <w:noProof/>
                <w:webHidden/>
              </w:rPr>
              <w:fldChar w:fldCharType="separate"/>
            </w:r>
            <w:r w:rsidR="001E2F50">
              <w:rPr>
                <w:noProof/>
                <w:webHidden/>
              </w:rPr>
              <w:t>4</w:t>
            </w:r>
            <w:r w:rsidR="009925F9">
              <w:rPr>
                <w:noProof/>
                <w:webHidden/>
              </w:rPr>
              <w:fldChar w:fldCharType="end"/>
            </w:r>
          </w:hyperlink>
        </w:p>
        <w:p w14:paraId="71A7F858" w14:textId="68B5EB2E" w:rsidR="009925F9" w:rsidRDefault="00391626">
          <w:pPr>
            <w:pStyle w:val="TOC2"/>
            <w:tabs>
              <w:tab w:val="left" w:pos="880"/>
              <w:tab w:val="right" w:leader="dot" w:pos="10054"/>
            </w:tabs>
            <w:rPr>
              <w:rFonts w:cstheme="minorBidi"/>
              <w:noProof/>
              <w:lang w:val="fr-FR" w:eastAsia="fr-FR"/>
            </w:rPr>
          </w:pPr>
          <w:hyperlink w:anchor="_Toc85099493" w:history="1">
            <w:r w:rsidR="009925F9" w:rsidRPr="004168F3">
              <w:rPr>
                <w:rStyle w:val="Hyperlink"/>
                <w:noProof/>
              </w:rPr>
              <w:t>3.1</w:t>
            </w:r>
            <w:r w:rsidR="009925F9">
              <w:rPr>
                <w:rFonts w:cstheme="minorBidi"/>
                <w:noProof/>
                <w:lang w:val="fr-FR" w:eastAsia="fr-FR"/>
              </w:rPr>
              <w:tab/>
            </w:r>
            <w:r w:rsidR="009925F9" w:rsidRPr="004168F3">
              <w:rPr>
                <w:rStyle w:val="Hyperlink"/>
                <w:noProof/>
              </w:rPr>
              <w:t>Data Structure</w:t>
            </w:r>
            <w:r w:rsidR="009925F9">
              <w:rPr>
                <w:noProof/>
                <w:webHidden/>
              </w:rPr>
              <w:tab/>
            </w:r>
            <w:r w:rsidR="009925F9">
              <w:rPr>
                <w:noProof/>
                <w:webHidden/>
              </w:rPr>
              <w:fldChar w:fldCharType="begin"/>
            </w:r>
            <w:r w:rsidR="009925F9">
              <w:rPr>
                <w:noProof/>
                <w:webHidden/>
              </w:rPr>
              <w:instrText xml:space="preserve"> PAGEREF _Toc85099493 \h </w:instrText>
            </w:r>
            <w:r w:rsidR="009925F9">
              <w:rPr>
                <w:noProof/>
                <w:webHidden/>
              </w:rPr>
            </w:r>
            <w:r w:rsidR="009925F9">
              <w:rPr>
                <w:noProof/>
                <w:webHidden/>
              </w:rPr>
              <w:fldChar w:fldCharType="separate"/>
            </w:r>
            <w:r w:rsidR="001E2F50">
              <w:rPr>
                <w:noProof/>
                <w:webHidden/>
              </w:rPr>
              <w:t>4</w:t>
            </w:r>
            <w:r w:rsidR="009925F9">
              <w:rPr>
                <w:noProof/>
                <w:webHidden/>
              </w:rPr>
              <w:fldChar w:fldCharType="end"/>
            </w:r>
          </w:hyperlink>
        </w:p>
        <w:p w14:paraId="53EF4027" w14:textId="3F4E5CEA" w:rsidR="009925F9" w:rsidRDefault="00391626">
          <w:pPr>
            <w:pStyle w:val="TOC2"/>
            <w:tabs>
              <w:tab w:val="left" w:pos="880"/>
              <w:tab w:val="right" w:leader="dot" w:pos="10054"/>
            </w:tabs>
            <w:rPr>
              <w:rFonts w:cstheme="minorBidi"/>
              <w:noProof/>
              <w:lang w:val="fr-FR" w:eastAsia="fr-FR"/>
            </w:rPr>
          </w:pPr>
          <w:hyperlink w:anchor="_Toc85099494" w:history="1">
            <w:r w:rsidR="009925F9" w:rsidRPr="004168F3">
              <w:rPr>
                <w:rStyle w:val="Hyperlink"/>
                <w:noProof/>
              </w:rPr>
              <w:t>3.2</w:t>
            </w:r>
            <w:r w:rsidR="009925F9">
              <w:rPr>
                <w:rFonts w:cstheme="minorBidi"/>
                <w:noProof/>
                <w:lang w:val="fr-FR" w:eastAsia="fr-FR"/>
              </w:rPr>
              <w:tab/>
            </w:r>
            <w:r w:rsidR="009925F9" w:rsidRPr="004168F3">
              <w:rPr>
                <w:rStyle w:val="Hyperlink"/>
                <w:noProof/>
              </w:rPr>
              <w:t xml:space="preserve">Data </w:t>
            </w:r>
            <w:r w:rsidR="009925F9" w:rsidRPr="004168F3">
              <w:rPr>
                <w:rStyle w:val="Hyperlink"/>
                <w:noProof/>
                <w:lang w:val="fr-FR"/>
              </w:rPr>
              <w:t>C</w:t>
            </w:r>
            <w:r w:rsidR="009925F9" w:rsidRPr="004168F3">
              <w:rPr>
                <w:rStyle w:val="Hyperlink"/>
                <w:noProof/>
              </w:rPr>
              <w:t>ompletion</w:t>
            </w:r>
            <w:r w:rsidR="009925F9">
              <w:rPr>
                <w:noProof/>
                <w:webHidden/>
              </w:rPr>
              <w:tab/>
            </w:r>
            <w:r w:rsidR="009925F9">
              <w:rPr>
                <w:noProof/>
                <w:webHidden/>
              </w:rPr>
              <w:fldChar w:fldCharType="begin"/>
            </w:r>
            <w:r w:rsidR="009925F9">
              <w:rPr>
                <w:noProof/>
                <w:webHidden/>
              </w:rPr>
              <w:instrText xml:space="preserve"> PAGEREF _Toc85099494 \h </w:instrText>
            </w:r>
            <w:r w:rsidR="009925F9">
              <w:rPr>
                <w:noProof/>
                <w:webHidden/>
              </w:rPr>
            </w:r>
            <w:r w:rsidR="009925F9">
              <w:rPr>
                <w:noProof/>
                <w:webHidden/>
              </w:rPr>
              <w:fldChar w:fldCharType="separate"/>
            </w:r>
            <w:r w:rsidR="001E2F50">
              <w:rPr>
                <w:noProof/>
                <w:webHidden/>
              </w:rPr>
              <w:t>5</w:t>
            </w:r>
            <w:r w:rsidR="009925F9">
              <w:rPr>
                <w:noProof/>
                <w:webHidden/>
              </w:rPr>
              <w:fldChar w:fldCharType="end"/>
            </w:r>
          </w:hyperlink>
        </w:p>
        <w:p w14:paraId="1C7CFF7F" w14:textId="48E38A1A" w:rsidR="009925F9" w:rsidRDefault="00391626">
          <w:pPr>
            <w:pStyle w:val="TOC3"/>
            <w:tabs>
              <w:tab w:val="left" w:pos="1320"/>
              <w:tab w:val="right" w:leader="dot" w:pos="10054"/>
            </w:tabs>
            <w:rPr>
              <w:rFonts w:cstheme="minorBidi"/>
              <w:noProof/>
              <w:lang w:val="fr-FR" w:eastAsia="fr-FR"/>
            </w:rPr>
          </w:pPr>
          <w:hyperlink w:anchor="_Toc85099495" w:history="1">
            <w:r w:rsidR="009925F9" w:rsidRPr="004168F3">
              <w:rPr>
                <w:rStyle w:val="Hyperlink"/>
                <w:noProof/>
              </w:rPr>
              <w:t>3.2.1</w:t>
            </w:r>
            <w:r w:rsidR="009925F9">
              <w:rPr>
                <w:rFonts w:cstheme="minorBidi"/>
                <w:noProof/>
                <w:lang w:val="fr-FR" w:eastAsia="fr-FR"/>
              </w:rPr>
              <w:tab/>
            </w:r>
            <w:r w:rsidR="009925F9" w:rsidRPr="004168F3">
              <w:rPr>
                <w:rStyle w:val="Hyperlink"/>
                <w:noProof/>
              </w:rPr>
              <w:t>Web Scraping</w:t>
            </w:r>
            <w:r w:rsidR="009925F9">
              <w:rPr>
                <w:noProof/>
                <w:webHidden/>
              </w:rPr>
              <w:tab/>
            </w:r>
            <w:r w:rsidR="009925F9">
              <w:rPr>
                <w:noProof/>
                <w:webHidden/>
              </w:rPr>
              <w:fldChar w:fldCharType="begin"/>
            </w:r>
            <w:r w:rsidR="009925F9">
              <w:rPr>
                <w:noProof/>
                <w:webHidden/>
              </w:rPr>
              <w:instrText xml:space="preserve"> PAGEREF _Toc85099495 \h </w:instrText>
            </w:r>
            <w:r w:rsidR="009925F9">
              <w:rPr>
                <w:noProof/>
                <w:webHidden/>
              </w:rPr>
            </w:r>
            <w:r w:rsidR="009925F9">
              <w:rPr>
                <w:noProof/>
                <w:webHidden/>
              </w:rPr>
              <w:fldChar w:fldCharType="separate"/>
            </w:r>
            <w:r w:rsidR="001E2F50">
              <w:rPr>
                <w:noProof/>
                <w:webHidden/>
              </w:rPr>
              <w:t>5</w:t>
            </w:r>
            <w:r w:rsidR="009925F9">
              <w:rPr>
                <w:noProof/>
                <w:webHidden/>
              </w:rPr>
              <w:fldChar w:fldCharType="end"/>
            </w:r>
          </w:hyperlink>
        </w:p>
        <w:p w14:paraId="02627120" w14:textId="19A623FB" w:rsidR="009925F9" w:rsidRDefault="00391626">
          <w:pPr>
            <w:pStyle w:val="TOC3"/>
            <w:tabs>
              <w:tab w:val="left" w:pos="1320"/>
              <w:tab w:val="right" w:leader="dot" w:pos="10054"/>
            </w:tabs>
            <w:rPr>
              <w:rFonts w:cstheme="minorBidi"/>
              <w:noProof/>
              <w:lang w:val="fr-FR" w:eastAsia="fr-FR"/>
            </w:rPr>
          </w:pPr>
          <w:hyperlink w:anchor="_Toc85099496" w:history="1">
            <w:r w:rsidR="009925F9" w:rsidRPr="004168F3">
              <w:rPr>
                <w:rStyle w:val="Hyperlink"/>
                <w:noProof/>
              </w:rPr>
              <w:t>3.2.2</w:t>
            </w:r>
            <w:r w:rsidR="009925F9">
              <w:rPr>
                <w:rFonts w:cstheme="minorBidi"/>
                <w:noProof/>
                <w:lang w:val="fr-FR" w:eastAsia="fr-FR"/>
              </w:rPr>
              <w:tab/>
            </w:r>
            <w:r w:rsidR="009925F9" w:rsidRPr="004168F3">
              <w:rPr>
                <w:rStyle w:val="Hyperlink"/>
                <w:noProof/>
              </w:rPr>
              <w:t xml:space="preserve">Databases </w:t>
            </w:r>
            <w:r w:rsidR="009925F9" w:rsidRPr="004168F3">
              <w:rPr>
                <w:rStyle w:val="Hyperlink"/>
                <w:noProof/>
                <w:lang w:val="fr-FR"/>
              </w:rPr>
              <w:t>M</w:t>
            </w:r>
            <w:r w:rsidR="009925F9" w:rsidRPr="004168F3">
              <w:rPr>
                <w:rStyle w:val="Hyperlink"/>
                <w:noProof/>
              </w:rPr>
              <w:t>erging</w:t>
            </w:r>
            <w:r w:rsidR="009925F9">
              <w:rPr>
                <w:noProof/>
                <w:webHidden/>
              </w:rPr>
              <w:tab/>
            </w:r>
            <w:r w:rsidR="009925F9">
              <w:rPr>
                <w:noProof/>
                <w:webHidden/>
              </w:rPr>
              <w:fldChar w:fldCharType="begin"/>
            </w:r>
            <w:r w:rsidR="009925F9">
              <w:rPr>
                <w:noProof/>
                <w:webHidden/>
              </w:rPr>
              <w:instrText xml:space="preserve"> PAGEREF _Toc85099496 \h </w:instrText>
            </w:r>
            <w:r w:rsidR="009925F9">
              <w:rPr>
                <w:noProof/>
                <w:webHidden/>
              </w:rPr>
            </w:r>
            <w:r w:rsidR="009925F9">
              <w:rPr>
                <w:noProof/>
                <w:webHidden/>
              </w:rPr>
              <w:fldChar w:fldCharType="separate"/>
            </w:r>
            <w:r w:rsidR="001E2F50">
              <w:rPr>
                <w:noProof/>
                <w:webHidden/>
              </w:rPr>
              <w:t>6</w:t>
            </w:r>
            <w:r w:rsidR="009925F9">
              <w:rPr>
                <w:noProof/>
                <w:webHidden/>
              </w:rPr>
              <w:fldChar w:fldCharType="end"/>
            </w:r>
          </w:hyperlink>
        </w:p>
        <w:p w14:paraId="159A7EC4" w14:textId="5C5F1286" w:rsidR="009925F9" w:rsidRDefault="00391626">
          <w:pPr>
            <w:pStyle w:val="TOC2"/>
            <w:tabs>
              <w:tab w:val="left" w:pos="880"/>
              <w:tab w:val="right" w:leader="dot" w:pos="10054"/>
            </w:tabs>
            <w:rPr>
              <w:rFonts w:cstheme="minorBidi"/>
              <w:noProof/>
              <w:lang w:val="fr-FR" w:eastAsia="fr-FR"/>
            </w:rPr>
          </w:pPr>
          <w:hyperlink w:anchor="_Toc85099497" w:history="1">
            <w:r w:rsidR="009925F9" w:rsidRPr="004168F3">
              <w:rPr>
                <w:rStyle w:val="Hyperlink"/>
                <w:noProof/>
              </w:rPr>
              <w:t>3.3</w:t>
            </w:r>
            <w:r w:rsidR="009925F9">
              <w:rPr>
                <w:rFonts w:cstheme="minorBidi"/>
                <w:noProof/>
                <w:lang w:val="fr-FR" w:eastAsia="fr-FR"/>
              </w:rPr>
              <w:tab/>
            </w:r>
            <w:r w:rsidR="009925F9" w:rsidRPr="004168F3">
              <w:rPr>
                <w:rStyle w:val="Hyperlink"/>
                <w:noProof/>
              </w:rPr>
              <w:t>Data cleaning and methodology.</w:t>
            </w:r>
            <w:r w:rsidR="009925F9">
              <w:rPr>
                <w:noProof/>
                <w:webHidden/>
              </w:rPr>
              <w:tab/>
            </w:r>
            <w:r w:rsidR="009925F9">
              <w:rPr>
                <w:noProof/>
                <w:webHidden/>
              </w:rPr>
              <w:fldChar w:fldCharType="begin"/>
            </w:r>
            <w:r w:rsidR="009925F9">
              <w:rPr>
                <w:noProof/>
                <w:webHidden/>
              </w:rPr>
              <w:instrText xml:space="preserve"> PAGEREF _Toc85099497 \h </w:instrText>
            </w:r>
            <w:r w:rsidR="009925F9">
              <w:rPr>
                <w:noProof/>
                <w:webHidden/>
              </w:rPr>
            </w:r>
            <w:r w:rsidR="009925F9">
              <w:rPr>
                <w:noProof/>
                <w:webHidden/>
              </w:rPr>
              <w:fldChar w:fldCharType="separate"/>
            </w:r>
            <w:r w:rsidR="001E2F50">
              <w:rPr>
                <w:noProof/>
                <w:webHidden/>
              </w:rPr>
              <w:t>6</w:t>
            </w:r>
            <w:r w:rsidR="009925F9">
              <w:rPr>
                <w:noProof/>
                <w:webHidden/>
              </w:rPr>
              <w:fldChar w:fldCharType="end"/>
            </w:r>
          </w:hyperlink>
        </w:p>
        <w:p w14:paraId="62FDEA23" w14:textId="7E85760B" w:rsidR="009925F9" w:rsidRDefault="00391626">
          <w:pPr>
            <w:pStyle w:val="TOC3"/>
            <w:tabs>
              <w:tab w:val="left" w:pos="1320"/>
              <w:tab w:val="right" w:leader="dot" w:pos="10054"/>
            </w:tabs>
            <w:rPr>
              <w:rFonts w:cstheme="minorBidi"/>
              <w:noProof/>
              <w:lang w:val="fr-FR" w:eastAsia="fr-FR"/>
            </w:rPr>
          </w:pPr>
          <w:hyperlink w:anchor="_Toc85099498" w:history="1">
            <w:r w:rsidR="009925F9" w:rsidRPr="004168F3">
              <w:rPr>
                <w:rStyle w:val="Hyperlink"/>
                <w:noProof/>
              </w:rPr>
              <w:t>3.3.1</w:t>
            </w:r>
            <w:r w:rsidR="009925F9">
              <w:rPr>
                <w:rFonts w:cstheme="minorBidi"/>
                <w:noProof/>
                <w:lang w:val="fr-FR" w:eastAsia="fr-FR"/>
              </w:rPr>
              <w:tab/>
            </w:r>
            <w:r w:rsidR="009925F9" w:rsidRPr="004168F3">
              <w:rPr>
                <w:rStyle w:val="Hyperlink"/>
                <w:noProof/>
              </w:rPr>
              <w:t>Methodology</w:t>
            </w:r>
            <w:r w:rsidR="009925F9">
              <w:rPr>
                <w:noProof/>
                <w:webHidden/>
              </w:rPr>
              <w:tab/>
            </w:r>
            <w:r w:rsidR="009925F9">
              <w:rPr>
                <w:noProof/>
                <w:webHidden/>
              </w:rPr>
              <w:fldChar w:fldCharType="begin"/>
            </w:r>
            <w:r w:rsidR="009925F9">
              <w:rPr>
                <w:noProof/>
                <w:webHidden/>
              </w:rPr>
              <w:instrText xml:space="preserve"> PAGEREF _Toc85099498 \h </w:instrText>
            </w:r>
            <w:r w:rsidR="009925F9">
              <w:rPr>
                <w:noProof/>
                <w:webHidden/>
              </w:rPr>
            </w:r>
            <w:r w:rsidR="009925F9">
              <w:rPr>
                <w:noProof/>
                <w:webHidden/>
              </w:rPr>
              <w:fldChar w:fldCharType="separate"/>
            </w:r>
            <w:r w:rsidR="001E2F50">
              <w:rPr>
                <w:noProof/>
                <w:webHidden/>
              </w:rPr>
              <w:t>6</w:t>
            </w:r>
            <w:r w:rsidR="009925F9">
              <w:rPr>
                <w:noProof/>
                <w:webHidden/>
              </w:rPr>
              <w:fldChar w:fldCharType="end"/>
            </w:r>
          </w:hyperlink>
        </w:p>
        <w:p w14:paraId="420C35C1" w14:textId="071D313E" w:rsidR="009925F9" w:rsidRDefault="00391626">
          <w:pPr>
            <w:pStyle w:val="TOC3"/>
            <w:tabs>
              <w:tab w:val="left" w:pos="1320"/>
              <w:tab w:val="right" w:leader="dot" w:pos="10054"/>
            </w:tabs>
            <w:rPr>
              <w:rFonts w:cstheme="minorBidi"/>
              <w:noProof/>
              <w:lang w:val="fr-FR" w:eastAsia="fr-FR"/>
            </w:rPr>
          </w:pPr>
          <w:hyperlink w:anchor="_Toc85099499" w:history="1">
            <w:r w:rsidR="009925F9" w:rsidRPr="004168F3">
              <w:rPr>
                <w:rStyle w:val="Hyperlink"/>
                <w:noProof/>
              </w:rPr>
              <w:t>3.3.2</w:t>
            </w:r>
            <w:r w:rsidR="009925F9">
              <w:rPr>
                <w:rFonts w:cstheme="minorBidi"/>
                <w:noProof/>
                <w:lang w:val="fr-FR" w:eastAsia="fr-FR"/>
              </w:rPr>
              <w:tab/>
            </w:r>
            <w:r w:rsidR="009925F9" w:rsidRPr="004168F3">
              <w:rPr>
                <w:rStyle w:val="Hyperlink"/>
                <w:noProof/>
              </w:rPr>
              <w:t xml:space="preserve">Numerical </w:t>
            </w:r>
            <w:r w:rsidR="009925F9" w:rsidRPr="004168F3">
              <w:rPr>
                <w:rStyle w:val="Hyperlink"/>
                <w:noProof/>
                <w:lang w:val="fr-FR"/>
              </w:rPr>
              <w:t>V</w:t>
            </w:r>
            <w:r w:rsidR="009925F9" w:rsidRPr="004168F3">
              <w:rPr>
                <w:rStyle w:val="Hyperlink"/>
                <w:noProof/>
              </w:rPr>
              <w:t>ariables.</w:t>
            </w:r>
            <w:r w:rsidR="009925F9">
              <w:rPr>
                <w:noProof/>
                <w:webHidden/>
              </w:rPr>
              <w:tab/>
            </w:r>
            <w:r w:rsidR="009925F9">
              <w:rPr>
                <w:noProof/>
                <w:webHidden/>
              </w:rPr>
              <w:fldChar w:fldCharType="begin"/>
            </w:r>
            <w:r w:rsidR="009925F9">
              <w:rPr>
                <w:noProof/>
                <w:webHidden/>
              </w:rPr>
              <w:instrText xml:space="preserve"> PAGEREF _Toc85099499 \h </w:instrText>
            </w:r>
            <w:r w:rsidR="009925F9">
              <w:rPr>
                <w:noProof/>
                <w:webHidden/>
              </w:rPr>
            </w:r>
            <w:r w:rsidR="009925F9">
              <w:rPr>
                <w:noProof/>
                <w:webHidden/>
              </w:rPr>
              <w:fldChar w:fldCharType="separate"/>
            </w:r>
            <w:r w:rsidR="001E2F50">
              <w:rPr>
                <w:noProof/>
                <w:webHidden/>
              </w:rPr>
              <w:t>7</w:t>
            </w:r>
            <w:r w:rsidR="009925F9">
              <w:rPr>
                <w:noProof/>
                <w:webHidden/>
              </w:rPr>
              <w:fldChar w:fldCharType="end"/>
            </w:r>
          </w:hyperlink>
        </w:p>
        <w:p w14:paraId="6976FC4F" w14:textId="694F1FBA" w:rsidR="009925F9" w:rsidRDefault="00391626">
          <w:pPr>
            <w:pStyle w:val="TOC3"/>
            <w:tabs>
              <w:tab w:val="left" w:pos="1320"/>
              <w:tab w:val="right" w:leader="dot" w:pos="10054"/>
            </w:tabs>
            <w:rPr>
              <w:rFonts w:cstheme="minorBidi"/>
              <w:noProof/>
              <w:lang w:val="fr-FR" w:eastAsia="fr-FR"/>
            </w:rPr>
          </w:pPr>
          <w:hyperlink w:anchor="_Toc85099500" w:history="1">
            <w:r w:rsidR="009925F9" w:rsidRPr="004168F3">
              <w:rPr>
                <w:rStyle w:val="Hyperlink"/>
                <w:noProof/>
              </w:rPr>
              <w:t>3.3.3</w:t>
            </w:r>
            <w:r w:rsidR="009925F9">
              <w:rPr>
                <w:rFonts w:cstheme="minorBidi"/>
                <w:noProof/>
                <w:lang w:val="fr-FR" w:eastAsia="fr-FR"/>
              </w:rPr>
              <w:tab/>
            </w:r>
            <w:r w:rsidR="009925F9" w:rsidRPr="004168F3">
              <w:rPr>
                <w:rStyle w:val="Hyperlink"/>
                <w:noProof/>
              </w:rPr>
              <w:t xml:space="preserve">Categorical </w:t>
            </w:r>
            <w:r w:rsidR="009925F9" w:rsidRPr="004168F3">
              <w:rPr>
                <w:rStyle w:val="Hyperlink"/>
                <w:noProof/>
                <w:lang w:val="fr-FR"/>
              </w:rPr>
              <w:t>V</w:t>
            </w:r>
            <w:r w:rsidR="009925F9" w:rsidRPr="004168F3">
              <w:rPr>
                <w:rStyle w:val="Hyperlink"/>
                <w:noProof/>
              </w:rPr>
              <w:t>ariables.</w:t>
            </w:r>
            <w:r w:rsidR="009925F9">
              <w:rPr>
                <w:noProof/>
                <w:webHidden/>
              </w:rPr>
              <w:tab/>
            </w:r>
            <w:r w:rsidR="009925F9">
              <w:rPr>
                <w:noProof/>
                <w:webHidden/>
              </w:rPr>
              <w:fldChar w:fldCharType="begin"/>
            </w:r>
            <w:r w:rsidR="009925F9">
              <w:rPr>
                <w:noProof/>
                <w:webHidden/>
              </w:rPr>
              <w:instrText xml:space="preserve"> PAGEREF _Toc85099500 \h </w:instrText>
            </w:r>
            <w:r w:rsidR="009925F9">
              <w:rPr>
                <w:noProof/>
                <w:webHidden/>
              </w:rPr>
            </w:r>
            <w:r w:rsidR="009925F9">
              <w:rPr>
                <w:noProof/>
                <w:webHidden/>
              </w:rPr>
              <w:fldChar w:fldCharType="separate"/>
            </w:r>
            <w:r w:rsidR="001E2F50">
              <w:rPr>
                <w:noProof/>
                <w:webHidden/>
              </w:rPr>
              <w:t>7</w:t>
            </w:r>
            <w:r w:rsidR="009925F9">
              <w:rPr>
                <w:noProof/>
                <w:webHidden/>
              </w:rPr>
              <w:fldChar w:fldCharType="end"/>
            </w:r>
          </w:hyperlink>
        </w:p>
        <w:p w14:paraId="14BA62AE" w14:textId="43A43D2A" w:rsidR="009925F9" w:rsidRDefault="00391626">
          <w:pPr>
            <w:pStyle w:val="TOC1"/>
            <w:tabs>
              <w:tab w:val="left" w:pos="440"/>
              <w:tab w:val="right" w:leader="dot" w:pos="10054"/>
            </w:tabs>
            <w:rPr>
              <w:rFonts w:cstheme="minorBidi"/>
              <w:noProof/>
              <w:lang w:val="fr-FR" w:eastAsia="fr-FR"/>
            </w:rPr>
          </w:pPr>
          <w:hyperlink w:anchor="_Toc85099501" w:history="1">
            <w:r w:rsidR="009925F9" w:rsidRPr="004168F3">
              <w:rPr>
                <w:rStyle w:val="Hyperlink"/>
                <w:noProof/>
              </w:rPr>
              <w:t>4.</w:t>
            </w:r>
            <w:r w:rsidR="009925F9">
              <w:rPr>
                <w:rFonts w:cstheme="minorBidi"/>
                <w:noProof/>
                <w:lang w:val="fr-FR" w:eastAsia="fr-FR"/>
              </w:rPr>
              <w:tab/>
            </w:r>
            <w:r w:rsidR="009925F9" w:rsidRPr="004168F3">
              <w:rPr>
                <w:rStyle w:val="Hyperlink"/>
                <w:noProof/>
              </w:rPr>
              <w:t xml:space="preserve">Initial </w:t>
            </w:r>
            <w:r w:rsidR="009925F9" w:rsidRPr="004168F3">
              <w:rPr>
                <w:rStyle w:val="Hyperlink"/>
                <w:noProof/>
                <w:lang w:val="fr-FR"/>
              </w:rPr>
              <w:t>A</w:t>
            </w:r>
            <w:r w:rsidR="009925F9" w:rsidRPr="004168F3">
              <w:rPr>
                <w:rStyle w:val="Hyperlink"/>
                <w:noProof/>
              </w:rPr>
              <w:t>pproach</w:t>
            </w:r>
            <w:r w:rsidR="009925F9">
              <w:rPr>
                <w:noProof/>
                <w:webHidden/>
              </w:rPr>
              <w:tab/>
            </w:r>
            <w:r w:rsidR="009925F9">
              <w:rPr>
                <w:noProof/>
                <w:webHidden/>
              </w:rPr>
              <w:fldChar w:fldCharType="begin"/>
            </w:r>
            <w:r w:rsidR="009925F9">
              <w:rPr>
                <w:noProof/>
                <w:webHidden/>
              </w:rPr>
              <w:instrText xml:space="preserve"> PAGEREF _Toc85099501 \h </w:instrText>
            </w:r>
            <w:r w:rsidR="009925F9">
              <w:rPr>
                <w:noProof/>
                <w:webHidden/>
              </w:rPr>
            </w:r>
            <w:r w:rsidR="009925F9">
              <w:rPr>
                <w:noProof/>
                <w:webHidden/>
              </w:rPr>
              <w:fldChar w:fldCharType="separate"/>
            </w:r>
            <w:r w:rsidR="001E2F50">
              <w:rPr>
                <w:noProof/>
                <w:webHidden/>
              </w:rPr>
              <w:t>8</w:t>
            </w:r>
            <w:r w:rsidR="009925F9">
              <w:rPr>
                <w:noProof/>
                <w:webHidden/>
              </w:rPr>
              <w:fldChar w:fldCharType="end"/>
            </w:r>
          </w:hyperlink>
        </w:p>
        <w:p w14:paraId="4D6869FA" w14:textId="263E20C0" w:rsidR="009925F9" w:rsidRDefault="00391626">
          <w:pPr>
            <w:pStyle w:val="TOC2"/>
            <w:tabs>
              <w:tab w:val="left" w:pos="880"/>
              <w:tab w:val="right" w:leader="dot" w:pos="10054"/>
            </w:tabs>
            <w:rPr>
              <w:rFonts w:cstheme="minorBidi"/>
              <w:noProof/>
              <w:lang w:val="fr-FR" w:eastAsia="fr-FR"/>
            </w:rPr>
          </w:pPr>
          <w:hyperlink w:anchor="_Toc85099502" w:history="1">
            <w:r w:rsidR="009925F9" w:rsidRPr="004168F3">
              <w:rPr>
                <w:rStyle w:val="Hyperlink"/>
                <w:noProof/>
              </w:rPr>
              <w:t>4.1</w:t>
            </w:r>
            <w:r w:rsidR="009925F9">
              <w:rPr>
                <w:rFonts w:cstheme="minorBidi"/>
                <w:noProof/>
                <w:lang w:val="fr-FR" w:eastAsia="fr-FR"/>
              </w:rPr>
              <w:tab/>
            </w:r>
            <w:r w:rsidR="009925F9" w:rsidRPr="004168F3">
              <w:rPr>
                <w:rStyle w:val="Hyperlink"/>
                <w:noProof/>
              </w:rPr>
              <w:t>Description</w:t>
            </w:r>
            <w:r w:rsidR="009925F9">
              <w:rPr>
                <w:noProof/>
                <w:webHidden/>
              </w:rPr>
              <w:tab/>
            </w:r>
            <w:r w:rsidR="009925F9">
              <w:rPr>
                <w:noProof/>
                <w:webHidden/>
              </w:rPr>
              <w:fldChar w:fldCharType="begin"/>
            </w:r>
            <w:r w:rsidR="009925F9">
              <w:rPr>
                <w:noProof/>
                <w:webHidden/>
              </w:rPr>
              <w:instrText xml:space="preserve"> PAGEREF _Toc85099502 \h </w:instrText>
            </w:r>
            <w:r w:rsidR="009925F9">
              <w:rPr>
                <w:noProof/>
                <w:webHidden/>
              </w:rPr>
            </w:r>
            <w:r w:rsidR="009925F9">
              <w:rPr>
                <w:noProof/>
                <w:webHidden/>
              </w:rPr>
              <w:fldChar w:fldCharType="separate"/>
            </w:r>
            <w:r w:rsidR="001E2F50">
              <w:rPr>
                <w:noProof/>
                <w:webHidden/>
              </w:rPr>
              <w:t>8</w:t>
            </w:r>
            <w:r w:rsidR="009925F9">
              <w:rPr>
                <w:noProof/>
                <w:webHidden/>
              </w:rPr>
              <w:fldChar w:fldCharType="end"/>
            </w:r>
          </w:hyperlink>
        </w:p>
        <w:p w14:paraId="39B68193" w14:textId="68D95155" w:rsidR="009925F9" w:rsidRDefault="00391626">
          <w:pPr>
            <w:pStyle w:val="TOC3"/>
            <w:tabs>
              <w:tab w:val="left" w:pos="1320"/>
              <w:tab w:val="right" w:leader="dot" w:pos="10054"/>
            </w:tabs>
            <w:rPr>
              <w:rFonts w:cstheme="minorBidi"/>
              <w:noProof/>
              <w:lang w:val="fr-FR" w:eastAsia="fr-FR"/>
            </w:rPr>
          </w:pPr>
          <w:hyperlink w:anchor="_Toc85099503" w:history="1">
            <w:r w:rsidR="009925F9" w:rsidRPr="004168F3">
              <w:rPr>
                <w:rStyle w:val="Hyperlink"/>
                <w:noProof/>
              </w:rPr>
              <w:t>4.1.1</w:t>
            </w:r>
            <w:r w:rsidR="009925F9">
              <w:rPr>
                <w:rFonts w:cstheme="minorBidi"/>
                <w:noProof/>
                <w:lang w:val="fr-FR" w:eastAsia="fr-FR"/>
              </w:rPr>
              <w:tab/>
            </w:r>
            <w:r w:rsidR="009925F9" w:rsidRPr="004168F3">
              <w:rPr>
                <w:rStyle w:val="Hyperlink"/>
                <w:noProof/>
              </w:rPr>
              <w:t xml:space="preserve">Data </w:t>
            </w:r>
            <w:r w:rsidR="009925F9" w:rsidRPr="004168F3">
              <w:rPr>
                <w:rStyle w:val="Hyperlink"/>
                <w:noProof/>
                <w:lang w:val="fr-FR"/>
              </w:rPr>
              <w:t>P</w:t>
            </w:r>
            <w:r w:rsidR="009925F9" w:rsidRPr="004168F3">
              <w:rPr>
                <w:rStyle w:val="Hyperlink"/>
                <w:noProof/>
              </w:rPr>
              <w:t>reprocessing:</w:t>
            </w:r>
            <w:r w:rsidR="009925F9">
              <w:rPr>
                <w:noProof/>
                <w:webHidden/>
              </w:rPr>
              <w:tab/>
            </w:r>
            <w:r w:rsidR="009925F9">
              <w:rPr>
                <w:noProof/>
                <w:webHidden/>
              </w:rPr>
              <w:fldChar w:fldCharType="begin"/>
            </w:r>
            <w:r w:rsidR="009925F9">
              <w:rPr>
                <w:noProof/>
                <w:webHidden/>
              </w:rPr>
              <w:instrText xml:space="preserve"> PAGEREF _Toc85099503 \h </w:instrText>
            </w:r>
            <w:r w:rsidR="009925F9">
              <w:rPr>
                <w:noProof/>
                <w:webHidden/>
              </w:rPr>
            </w:r>
            <w:r w:rsidR="009925F9">
              <w:rPr>
                <w:noProof/>
                <w:webHidden/>
              </w:rPr>
              <w:fldChar w:fldCharType="separate"/>
            </w:r>
            <w:r w:rsidR="001E2F50">
              <w:rPr>
                <w:noProof/>
                <w:webHidden/>
              </w:rPr>
              <w:t>8</w:t>
            </w:r>
            <w:r w:rsidR="009925F9">
              <w:rPr>
                <w:noProof/>
                <w:webHidden/>
              </w:rPr>
              <w:fldChar w:fldCharType="end"/>
            </w:r>
          </w:hyperlink>
        </w:p>
        <w:p w14:paraId="2995B181" w14:textId="72A115F4" w:rsidR="009925F9" w:rsidRDefault="00391626">
          <w:pPr>
            <w:pStyle w:val="TOC3"/>
            <w:tabs>
              <w:tab w:val="left" w:pos="1320"/>
              <w:tab w:val="right" w:leader="dot" w:pos="10054"/>
            </w:tabs>
            <w:rPr>
              <w:rFonts w:cstheme="minorBidi"/>
              <w:noProof/>
              <w:lang w:val="fr-FR" w:eastAsia="fr-FR"/>
            </w:rPr>
          </w:pPr>
          <w:hyperlink w:anchor="_Toc85099504" w:history="1">
            <w:r w:rsidR="009925F9" w:rsidRPr="004168F3">
              <w:rPr>
                <w:rStyle w:val="Hyperlink"/>
                <w:noProof/>
              </w:rPr>
              <w:t>4.1.2</w:t>
            </w:r>
            <w:r w:rsidR="009925F9">
              <w:rPr>
                <w:rFonts w:cstheme="minorBidi"/>
                <w:noProof/>
                <w:lang w:val="fr-FR" w:eastAsia="fr-FR"/>
              </w:rPr>
              <w:tab/>
            </w:r>
            <w:r w:rsidR="009925F9" w:rsidRPr="004168F3">
              <w:rPr>
                <w:rStyle w:val="Hyperlink"/>
                <w:noProof/>
              </w:rPr>
              <w:t xml:space="preserve">Linear Regression </w:t>
            </w:r>
            <w:r w:rsidR="009925F9" w:rsidRPr="004168F3">
              <w:rPr>
                <w:rStyle w:val="Hyperlink"/>
                <w:noProof/>
                <w:lang w:val="fr-FR"/>
              </w:rPr>
              <w:t>M</w:t>
            </w:r>
            <w:r w:rsidR="009925F9" w:rsidRPr="004168F3">
              <w:rPr>
                <w:rStyle w:val="Hyperlink"/>
                <w:noProof/>
              </w:rPr>
              <w:t>odel:</w:t>
            </w:r>
            <w:r w:rsidR="009925F9">
              <w:rPr>
                <w:noProof/>
                <w:webHidden/>
              </w:rPr>
              <w:tab/>
            </w:r>
            <w:r w:rsidR="009925F9">
              <w:rPr>
                <w:noProof/>
                <w:webHidden/>
              </w:rPr>
              <w:fldChar w:fldCharType="begin"/>
            </w:r>
            <w:r w:rsidR="009925F9">
              <w:rPr>
                <w:noProof/>
                <w:webHidden/>
              </w:rPr>
              <w:instrText xml:space="preserve"> PAGEREF _Toc85099504 \h </w:instrText>
            </w:r>
            <w:r w:rsidR="009925F9">
              <w:rPr>
                <w:noProof/>
                <w:webHidden/>
              </w:rPr>
            </w:r>
            <w:r w:rsidR="009925F9">
              <w:rPr>
                <w:noProof/>
                <w:webHidden/>
              </w:rPr>
              <w:fldChar w:fldCharType="separate"/>
            </w:r>
            <w:r w:rsidR="001E2F50">
              <w:rPr>
                <w:noProof/>
                <w:webHidden/>
              </w:rPr>
              <w:t>8</w:t>
            </w:r>
            <w:r w:rsidR="009925F9">
              <w:rPr>
                <w:noProof/>
                <w:webHidden/>
              </w:rPr>
              <w:fldChar w:fldCharType="end"/>
            </w:r>
          </w:hyperlink>
        </w:p>
        <w:p w14:paraId="6EC7782E" w14:textId="6BEB66DB" w:rsidR="009925F9" w:rsidRDefault="00391626">
          <w:pPr>
            <w:pStyle w:val="TOC2"/>
            <w:tabs>
              <w:tab w:val="left" w:pos="880"/>
              <w:tab w:val="right" w:leader="dot" w:pos="10054"/>
            </w:tabs>
            <w:rPr>
              <w:rFonts w:cstheme="minorBidi"/>
              <w:noProof/>
              <w:lang w:val="fr-FR" w:eastAsia="fr-FR"/>
            </w:rPr>
          </w:pPr>
          <w:hyperlink w:anchor="_Toc85099505" w:history="1">
            <w:r w:rsidR="009925F9" w:rsidRPr="004168F3">
              <w:rPr>
                <w:rStyle w:val="Hyperlink"/>
                <w:noProof/>
              </w:rPr>
              <w:t>4.2</w:t>
            </w:r>
            <w:r w:rsidR="009925F9">
              <w:rPr>
                <w:rFonts w:cstheme="minorBidi"/>
                <w:noProof/>
                <w:lang w:val="fr-FR" w:eastAsia="fr-FR"/>
              </w:rPr>
              <w:tab/>
            </w:r>
            <w:r w:rsidR="009925F9" w:rsidRPr="004168F3">
              <w:rPr>
                <w:rStyle w:val="Hyperlink"/>
                <w:noProof/>
              </w:rPr>
              <w:t xml:space="preserve">Model </w:t>
            </w:r>
            <w:r w:rsidR="009925F9" w:rsidRPr="004168F3">
              <w:rPr>
                <w:rStyle w:val="Hyperlink"/>
                <w:noProof/>
                <w:lang w:val="fr-FR"/>
              </w:rPr>
              <w:t>S</w:t>
            </w:r>
            <w:r w:rsidR="009925F9" w:rsidRPr="004168F3">
              <w:rPr>
                <w:rStyle w:val="Hyperlink"/>
                <w:noProof/>
              </w:rPr>
              <w:t xml:space="preserve">election and </w:t>
            </w:r>
            <w:r w:rsidR="009925F9" w:rsidRPr="004168F3">
              <w:rPr>
                <w:rStyle w:val="Hyperlink"/>
                <w:noProof/>
                <w:lang w:val="fr-FR"/>
              </w:rPr>
              <w:t>O</w:t>
            </w:r>
            <w:r w:rsidR="009925F9" w:rsidRPr="004168F3">
              <w:rPr>
                <w:rStyle w:val="Hyperlink"/>
                <w:noProof/>
              </w:rPr>
              <w:t>ptimisation</w:t>
            </w:r>
            <w:r w:rsidR="009925F9">
              <w:rPr>
                <w:noProof/>
                <w:webHidden/>
              </w:rPr>
              <w:tab/>
            </w:r>
            <w:r w:rsidR="009925F9">
              <w:rPr>
                <w:noProof/>
                <w:webHidden/>
              </w:rPr>
              <w:fldChar w:fldCharType="begin"/>
            </w:r>
            <w:r w:rsidR="009925F9">
              <w:rPr>
                <w:noProof/>
                <w:webHidden/>
              </w:rPr>
              <w:instrText xml:space="preserve"> PAGEREF _Toc85099505 \h </w:instrText>
            </w:r>
            <w:r w:rsidR="009925F9">
              <w:rPr>
                <w:noProof/>
                <w:webHidden/>
              </w:rPr>
            </w:r>
            <w:r w:rsidR="009925F9">
              <w:rPr>
                <w:noProof/>
                <w:webHidden/>
              </w:rPr>
              <w:fldChar w:fldCharType="separate"/>
            </w:r>
            <w:r w:rsidR="001E2F50">
              <w:rPr>
                <w:noProof/>
                <w:webHidden/>
              </w:rPr>
              <w:t>8</w:t>
            </w:r>
            <w:r w:rsidR="009925F9">
              <w:rPr>
                <w:noProof/>
                <w:webHidden/>
              </w:rPr>
              <w:fldChar w:fldCharType="end"/>
            </w:r>
          </w:hyperlink>
        </w:p>
        <w:p w14:paraId="755A6023" w14:textId="66947D6B" w:rsidR="009925F9" w:rsidRDefault="00391626">
          <w:pPr>
            <w:pStyle w:val="TOC3"/>
            <w:tabs>
              <w:tab w:val="left" w:pos="1320"/>
              <w:tab w:val="right" w:leader="dot" w:pos="10054"/>
            </w:tabs>
            <w:rPr>
              <w:rFonts w:cstheme="minorBidi"/>
              <w:noProof/>
              <w:lang w:val="fr-FR" w:eastAsia="fr-FR"/>
            </w:rPr>
          </w:pPr>
          <w:hyperlink w:anchor="_Toc85099506" w:history="1">
            <w:r w:rsidR="009925F9" w:rsidRPr="004168F3">
              <w:rPr>
                <w:rStyle w:val="Hyperlink"/>
                <w:noProof/>
              </w:rPr>
              <w:t>4.2.1</w:t>
            </w:r>
            <w:r w:rsidR="009925F9">
              <w:rPr>
                <w:rFonts w:cstheme="minorBidi"/>
                <w:noProof/>
                <w:lang w:val="fr-FR" w:eastAsia="fr-FR"/>
              </w:rPr>
              <w:tab/>
            </w:r>
            <w:r w:rsidR="009925F9" w:rsidRPr="004168F3">
              <w:rPr>
                <w:rStyle w:val="Hyperlink"/>
                <w:noProof/>
              </w:rPr>
              <w:t>Gradiant Boosting Regressor with GridSearchCV</w:t>
            </w:r>
            <w:r w:rsidR="009925F9">
              <w:rPr>
                <w:noProof/>
                <w:webHidden/>
              </w:rPr>
              <w:tab/>
            </w:r>
            <w:r w:rsidR="009925F9">
              <w:rPr>
                <w:noProof/>
                <w:webHidden/>
              </w:rPr>
              <w:fldChar w:fldCharType="begin"/>
            </w:r>
            <w:r w:rsidR="009925F9">
              <w:rPr>
                <w:noProof/>
                <w:webHidden/>
              </w:rPr>
              <w:instrText xml:space="preserve"> PAGEREF _Toc85099506 \h </w:instrText>
            </w:r>
            <w:r w:rsidR="009925F9">
              <w:rPr>
                <w:noProof/>
                <w:webHidden/>
              </w:rPr>
            </w:r>
            <w:r w:rsidR="009925F9">
              <w:rPr>
                <w:noProof/>
                <w:webHidden/>
              </w:rPr>
              <w:fldChar w:fldCharType="separate"/>
            </w:r>
            <w:r w:rsidR="001E2F50">
              <w:rPr>
                <w:noProof/>
                <w:webHidden/>
              </w:rPr>
              <w:t>8</w:t>
            </w:r>
            <w:r w:rsidR="009925F9">
              <w:rPr>
                <w:noProof/>
                <w:webHidden/>
              </w:rPr>
              <w:fldChar w:fldCharType="end"/>
            </w:r>
          </w:hyperlink>
        </w:p>
        <w:p w14:paraId="2727206B" w14:textId="2D396978" w:rsidR="009925F9" w:rsidRDefault="00391626">
          <w:pPr>
            <w:pStyle w:val="TOC3"/>
            <w:tabs>
              <w:tab w:val="left" w:pos="1320"/>
              <w:tab w:val="right" w:leader="dot" w:pos="10054"/>
            </w:tabs>
            <w:rPr>
              <w:rFonts w:cstheme="minorBidi"/>
              <w:noProof/>
              <w:lang w:val="fr-FR" w:eastAsia="fr-FR"/>
            </w:rPr>
          </w:pPr>
          <w:hyperlink w:anchor="_Toc85099507" w:history="1">
            <w:r w:rsidR="009925F9" w:rsidRPr="004168F3">
              <w:rPr>
                <w:rStyle w:val="Hyperlink"/>
                <w:noProof/>
              </w:rPr>
              <w:t>4.2.2</w:t>
            </w:r>
            <w:r w:rsidR="009925F9">
              <w:rPr>
                <w:rFonts w:cstheme="minorBidi"/>
                <w:noProof/>
                <w:lang w:val="fr-FR" w:eastAsia="fr-FR"/>
              </w:rPr>
              <w:tab/>
            </w:r>
            <w:r w:rsidR="009925F9" w:rsidRPr="004168F3">
              <w:rPr>
                <w:rStyle w:val="Hyperlink"/>
                <w:noProof/>
              </w:rPr>
              <w:t>Optimisation of the Linear Regression using Lasso.</w:t>
            </w:r>
            <w:r w:rsidR="009925F9">
              <w:rPr>
                <w:noProof/>
                <w:webHidden/>
              </w:rPr>
              <w:tab/>
            </w:r>
            <w:r w:rsidR="009925F9">
              <w:rPr>
                <w:noProof/>
                <w:webHidden/>
              </w:rPr>
              <w:fldChar w:fldCharType="begin"/>
            </w:r>
            <w:r w:rsidR="009925F9">
              <w:rPr>
                <w:noProof/>
                <w:webHidden/>
              </w:rPr>
              <w:instrText xml:space="preserve"> PAGEREF _Toc85099507 \h </w:instrText>
            </w:r>
            <w:r w:rsidR="009925F9">
              <w:rPr>
                <w:noProof/>
                <w:webHidden/>
              </w:rPr>
            </w:r>
            <w:r w:rsidR="009925F9">
              <w:rPr>
                <w:noProof/>
                <w:webHidden/>
              </w:rPr>
              <w:fldChar w:fldCharType="separate"/>
            </w:r>
            <w:r w:rsidR="001E2F50">
              <w:rPr>
                <w:noProof/>
                <w:webHidden/>
              </w:rPr>
              <w:t>8</w:t>
            </w:r>
            <w:r w:rsidR="009925F9">
              <w:rPr>
                <w:noProof/>
                <w:webHidden/>
              </w:rPr>
              <w:fldChar w:fldCharType="end"/>
            </w:r>
          </w:hyperlink>
        </w:p>
        <w:p w14:paraId="23136C89" w14:textId="44172B0A" w:rsidR="009925F9" w:rsidRDefault="00391626">
          <w:pPr>
            <w:pStyle w:val="TOC3"/>
            <w:tabs>
              <w:tab w:val="left" w:pos="1320"/>
              <w:tab w:val="right" w:leader="dot" w:pos="10054"/>
            </w:tabs>
            <w:rPr>
              <w:rFonts w:cstheme="minorBidi"/>
              <w:noProof/>
              <w:lang w:val="fr-FR" w:eastAsia="fr-FR"/>
            </w:rPr>
          </w:pPr>
          <w:hyperlink w:anchor="_Toc85099508" w:history="1">
            <w:r w:rsidR="009925F9" w:rsidRPr="004168F3">
              <w:rPr>
                <w:rStyle w:val="Hyperlink"/>
                <w:noProof/>
              </w:rPr>
              <w:t>4.2.3</w:t>
            </w:r>
            <w:r w:rsidR="009925F9">
              <w:rPr>
                <w:rFonts w:cstheme="minorBidi"/>
                <w:noProof/>
                <w:lang w:val="fr-FR" w:eastAsia="fr-FR"/>
              </w:rPr>
              <w:tab/>
            </w:r>
            <w:r w:rsidR="009925F9" w:rsidRPr="004168F3">
              <w:rPr>
                <w:rStyle w:val="Hyperlink"/>
                <w:noProof/>
              </w:rPr>
              <w:t xml:space="preserve">Logistic Regression </w:t>
            </w:r>
            <w:r w:rsidR="009925F9" w:rsidRPr="004168F3">
              <w:rPr>
                <w:rStyle w:val="Hyperlink"/>
                <w:noProof/>
                <w:lang w:val="fr-FR"/>
              </w:rPr>
              <w:t>M</w:t>
            </w:r>
            <w:r w:rsidR="009925F9" w:rsidRPr="004168F3">
              <w:rPr>
                <w:rStyle w:val="Hyperlink"/>
                <w:noProof/>
              </w:rPr>
              <w:t>odel:</w:t>
            </w:r>
            <w:r w:rsidR="009925F9">
              <w:rPr>
                <w:noProof/>
                <w:webHidden/>
              </w:rPr>
              <w:tab/>
            </w:r>
            <w:r w:rsidR="009925F9">
              <w:rPr>
                <w:noProof/>
                <w:webHidden/>
              </w:rPr>
              <w:fldChar w:fldCharType="begin"/>
            </w:r>
            <w:r w:rsidR="009925F9">
              <w:rPr>
                <w:noProof/>
                <w:webHidden/>
              </w:rPr>
              <w:instrText xml:space="preserve"> PAGEREF _Toc85099508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3B377812" w14:textId="37809FDC" w:rsidR="009925F9" w:rsidRDefault="00391626">
          <w:pPr>
            <w:pStyle w:val="TOC3"/>
            <w:tabs>
              <w:tab w:val="left" w:pos="1320"/>
              <w:tab w:val="right" w:leader="dot" w:pos="10054"/>
            </w:tabs>
            <w:rPr>
              <w:rFonts w:cstheme="minorBidi"/>
              <w:noProof/>
              <w:lang w:val="fr-FR" w:eastAsia="fr-FR"/>
            </w:rPr>
          </w:pPr>
          <w:hyperlink w:anchor="_Toc85099509" w:history="1">
            <w:r w:rsidR="009925F9" w:rsidRPr="004168F3">
              <w:rPr>
                <w:rStyle w:val="Hyperlink"/>
                <w:noProof/>
              </w:rPr>
              <w:t>4.2.4</w:t>
            </w:r>
            <w:r w:rsidR="009925F9">
              <w:rPr>
                <w:rFonts w:cstheme="minorBidi"/>
                <w:noProof/>
                <w:lang w:val="fr-FR" w:eastAsia="fr-FR"/>
              </w:rPr>
              <w:tab/>
            </w:r>
            <w:r w:rsidR="009925F9" w:rsidRPr="004168F3">
              <w:rPr>
                <w:rStyle w:val="Hyperlink"/>
                <w:noProof/>
              </w:rPr>
              <w:t xml:space="preserve">SVM </w:t>
            </w:r>
            <w:r w:rsidR="009925F9" w:rsidRPr="004168F3">
              <w:rPr>
                <w:rStyle w:val="Hyperlink"/>
                <w:noProof/>
                <w:lang w:val="fr-FR"/>
              </w:rPr>
              <w:t>M</w:t>
            </w:r>
            <w:r w:rsidR="009925F9" w:rsidRPr="004168F3">
              <w:rPr>
                <w:rStyle w:val="Hyperlink"/>
                <w:noProof/>
              </w:rPr>
              <w:t>odel:</w:t>
            </w:r>
            <w:r w:rsidR="009925F9">
              <w:rPr>
                <w:noProof/>
                <w:webHidden/>
              </w:rPr>
              <w:tab/>
            </w:r>
            <w:r w:rsidR="009925F9">
              <w:rPr>
                <w:noProof/>
                <w:webHidden/>
              </w:rPr>
              <w:fldChar w:fldCharType="begin"/>
            </w:r>
            <w:r w:rsidR="009925F9">
              <w:rPr>
                <w:noProof/>
                <w:webHidden/>
              </w:rPr>
              <w:instrText xml:space="preserve"> PAGEREF _Toc85099509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5A061C22" w14:textId="736E206A" w:rsidR="009925F9" w:rsidRDefault="00391626">
          <w:pPr>
            <w:pStyle w:val="TOC1"/>
            <w:tabs>
              <w:tab w:val="left" w:pos="440"/>
              <w:tab w:val="right" w:leader="dot" w:pos="10054"/>
            </w:tabs>
            <w:rPr>
              <w:rFonts w:cstheme="minorBidi"/>
              <w:noProof/>
              <w:lang w:val="fr-FR" w:eastAsia="fr-FR"/>
            </w:rPr>
          </w:pPr>
          <w:hyperlink w:anchor="_Toc85099510" w:history="1">
            <w:r w:rsidR="009925F9" w:rsidRPr="004168F3">
              <w:rPr>
                <w:rStyle w:val="Hyperlink"/>
                <w:noProof/>
              </w:rPr>
              <w:t>5.</w:t>
            </w:r>
            <w:r w:rsidR="009925F9">
              <w:rPr>
                <w:rFonts w:cstheme="minorBidi"/>
                <w:noProof/>
                <w:lang w:val="fr-FR" w:eastAsia="fr-FR"/>
              </w:rPr>
              <w:tab/>
            </w:r>
            <w:r w:rsidR="009925F9" w:rsidRPr="004168F3">
              <w:rPr>
                <w:rStyle w:val="Hyperlink"/>
                <w:noProof/>
              </w:rPr>
              <w:t xml:space="preserve">Second </w:t>
            </w:r>
            <w:r w:rsidR="009925F9" w:rsidRPr="004168F3">
              <w:rPr>
                <w:rStyle w:val="Hyperlink"/>
                <w:noProof/>
                <w:lang w:val="fr-FR"/>
              </w:rPr>
              <w:t>A</w:t>
            </w:r>
            <w:r w:rsidR="009925F9" w:rsidRPr="004168F3">
              <w:rPr>
                <w:rStyle w:val="Hyperlink"/>
                <w:noProof/>
              </w:rPr>
              <w:t>pproach</w:t>
            </w:r>
            <w:r w:rsidR="009925F9">
              <w:rPr>
                <w:noProof/>
                <w:webHidden/>
              </w:rPr>
              <w:tab/>
            </w:r>
            <w:r w:rsidR="009925F9">
              <w:rPr>
                <w:noProof/>
                <w:webHidden/>
              </w:rPr>
              <w:fldChar w:fldCharType="begin"/>
            </w:r>
            <w:r w:rsidR="009925F9">
              <w:rPr>
                <w:noProof/>
                <w:webHidden/>
              </w:rPr>
              <w:instrText xml:space="preserve"> PAGEREF _Toc85099510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37723D23" w14:textId="0924A1AA" w:rsidR="009925F9" w:rsidRDefault="00391626">
          <w:pPr>
            <w:pStyle w:val="TOC2"/>
            <w:tabs>
              <w:tab w:val="left" w:pos="880"/>
              <w:tab w:val="right" w:leader="dot" w:pos="10054"/>
            </w:tabs>
            <w:rPr>
              <w:rFonts w:cstheme="minorBidi"/>
              <w:noProof/>
              <w:lang w:val="fr-FR" w:eastAsia="fr-FR"/>
            </w:rPr>
          </w:pPr>
          <w:hyperlink w:anchor="_Toc85099511" w:history="1">
            <w:r w:rsidR="009925F9" w:rsidRPr="004168F3">
              <w:rPr>
                <w:rStyle w:val="Hyperlink"/>
                <w:noProof/>
              </w:rPr>
              <w:t>5.1</w:t>
            </w:r>
            <w:r w:rsidR="009925F9">
              <w:rPr>
                <w:rFonts w:cstheme="minorBidi"/>
                <w:noProof/>
                <w:lang w:val="fr-FR" w:eastAsia="fr-FR"/>
              </w:rPr>
              <w:tab/>
            </w:r>
            <w:r w:rsidR="009925F9" w:rsidRPr="004168F3">
              <w:rPr>
                <w:rStyle w:val="Hyperlink"/>
                <w:noProof/>
              </w:rPr>
              <w:t>Description</w:t>
            </w:r>
            <w:r w:rsidR="009925F9">
              <w:rPr>
                <w:noProof/>
                <w:webHidden/>
              </w:rPr>
              <w:tab/>
            </w:r>
            <w:r w:rsidR="009925F9">
              <w:rPr>
                <w:noProof/>
                <w:webHidden/>
              </w:rPr>
              <w:fldChar w:fldCharType="begin"/>
            </w:r>
            <w:r w:rsidR="009925F9">
              <w:rPr>
                <w:noProof/>
                <w:webHidden/>
              </w:rPr>
              <w:instrText xml:space="preserve"> PAGEREF _Toc85099511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34A03A10" w14:textId="7A33321D" w:rsidR="009925F9" w:rsidRDefault="00391626">
          <w:pPr>
            <w:pStyle w:val="TOC3"/>
            <w:tabs>
              <w:tab w:val="left" w:pos="1320"/>
              <w:tab w:val="right" w:leader="dot" w:pos="10054"/>
            </w:tabs>
            <w:rPr>
              <w:rFonts w:cstheme="minorBidi"/>
              <w:noProof/>
              <w:lang w:val="fr-FR" w:eastAsia="fr-FR"/>
            </w:rPr>
          </w:pPr>
          <w:hyperlink w:anchor="_Toc85099512" w:history="1">
            <w:r w:rsidR="009925F9" w:rsidRPr="004168F3">
              <w:rPr>
                <w:rStyle w:val="Hyperlink"/>
                <w:noProof/>
              </w:rPr>
              <w:t>5.1.1</w:t>
            </w:r>
            <w:r w:rsidR="009925F9">
              <w:rPr>
                <w:rFonts w:cstheme="minorBidi"/>
                <w:noProof/>
                <w:lang w:val="fr-FR" w:eastAsia="fr-FR"/>
              </w:rPr>
              <w:tab/>
            </w:r>
            <w:r w:rsidR="009925F9" w:rsidRPr="004168F3">
              <w:rPr>
                <w:rStyle w:val="Hyperlink"/>
                <w:noProof/>
              </w:rPr>
              <w:t xml:space="preserve">Data </w:t>
            </w:r>
            <w:r w:rsidR="009925F9" w:rsidRPr="004168F3">
              <w:rPr>
                <w:rStyle w:val="Hyperlink"/>
                <w:noProof/>
                <w:lang w:val="fr-FR"/>
              </w:rPr>
              <w:t>P</w:t>
            </w:r>
            <w:r w:rsidR="009925F9" w:rsidRPr="004168F3">
              <w:rPr>
                <w:rStyle w:val="Hyperlink"/>
                <w:noProof/>
              </w:rPr>
              <w:t>reprocessing:</w:t>
            </w:r>
            <w:r w:rsidR="009925F9">
              <w:rPr>
                <w:noProof/>
                <w:webHidden/>
              </w:rPr>
              <w:tab/>
            </w:r>
            <w:r w:rsidR="009925F9">
              <w:rPr>
                <w:noProof/>
                <w:webHidden/>
              </w:rPr>
              <w:fldChar w:fldCharType="begin"/>
            </w:r>
            <w:r w:rsidR="009925F9">
              <w:rPr>
                <w:noProof/>
                <w:webHidden/>
              </w:rPr>
              <w:instrText xml:space="preserve"> PAGEREF _Toc85099512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01E04332" w14:textId="0CE7DDC3" w:rsidR="009925F9" w:rsidRDefault="00391626">
          <w:pPr>
            <w:pStyle w:val="TOC3"/>
            <w:tabs>
              <w:tab w:val="left" w:pos="1320"/>
              <w:tab w:val="right" w:leader="dot" w:pos="10054"/>
            </w:tabs>
            <w:rPr>
              <w:rFonts w:cstheme="minorBidi"/>
              <w:noProof/>
              <w:lang w:val="fr-FR" w:eastAsia="fr-FR"/>
            </w:rPr>
          </w:pPr>
          <w:hyperlink w:anchor="_Toc85099515" w:history="1">
            <w:r w:rsidR="009925F9" w:rsidRPr="004168F3">
              <w:rPr>
                <w:rStyle w:val="Hyperlink"/>
                <w:noProof/>
              </w:rPr>
              <w:t>5.1.2</w:t>
            </w:r>
            <w:r w:rsidR="009925F9">
              <w:rPr>
                <w:rFonts w:cstheme="minorBidi"/>
                <w:noProof/>
                <w:lang w:val="fr-FR" w:eastAsia="fr-FR"/>
              </w:rPr>
              <w:tab/>
            </w:r>
            <w:r w:rsidR="009925F9" w:rsidRPr="004168F3">
              <w:rPr>
                <w:rStyle w:val="Hyperlink"/>
                <w:noProof/>
              </w:rPr>
              <w:t>Gradient Boosting Regressor with GridSearch</w:t>
            </w:r>
            <w:r w:rsidR="009925F9">
              <w:rPr>
                <w:noProof/>
                <w:webHidden/>
              </w:rPr>
              <w:tab/>
            </w:r>
            <w:r w:rsidR="009925F9">
              <w:rPr>
                <w:noProof/>
                <w:webHidden/>
              </w:rPr>
              <w:fldChar w:fldCharType="begin"/>
            </w:r>
            <w:r w:rsidR="009925F9">
              <w:rPr>
                <w:noProof/>
                <w:webHidden/>
              </w:rPr>
              <w:instrText xml:space="preserve"> PAGEREF _Toc85099515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137E7E4E" w14:textId="66185004" w:rsidR="009925F9" w:rsidRDefault="00391626">
          <w:pPr>
            <w:pStyle w:val="TOC3"/>
            <w:tabs>
              <w:tab w:val="left" w:pos="1320"/>
              <w:tab w:val="right" w:leader="dot" w:pos="10054"/>
            </w:tabs>
            <w:rPr>
              <w:rFonts w:cstheme="minorBidi"/>
              <w:noProof/>
              <w:lang w:val="fr-FR" w:eastAsia="fr-FR"/>
            </w:rPr>
          </w:pPr>
          <w:hyperlink w:anchor="_Toc85099516" w:history="1">
            <w:r w:rsidR="009925F9" w:rsidRPr="004168F3">
              <w:rPr>
                <w:rStyle w:val="Hyperlink"/>
                <w:noProof/>
              </w:rPr>
              <w:t>5.1.3</w:t>
            </w:r>
            <w:r w:rsidR="009925F9">
              <w:rPr>
                <w:rFonts w:cstheme="minorBidi"/>
                <w:noProof/>
                <w:lang w:val="fr-FR" w:eastAsia="fr-FR"/>
              </w:rPr>
              <w:tab/>
            </w:r>
            <w:r w:rsidR="009925F9" w:rsidRPr="004168F3">
              <w:rPr>
                <w:rStyle w:val="Hyperlink"/>
                <w:noProof/>
              </w:rPr>
              <w:t>Linear Regression model:</w:t>
            </w:r>
            <w:r w:rsidR="009925F9">
              <w:rPr>
                <w:noProof/>
                <w:webHidden/>
              </w:rPr>
              <w:tab/>
            </w:r>
            <w:r w:rsidR="009925F9">
              <w:rPr>
                <w:noProof/>
                <w:webHidden/>
              </w:rPr>
              <w:fldChar w:fldCharType="begin"/>
            </w:r>
            <w:r w:rsidR="009925F9">
              <w:rPr>
                <w:noProof/>
                <w:webHidden/>
              </w:rPr>
              <w:instrText xml:space="preserve"> PAGEREF _Toc85099516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76C01F19" w14:textId="3F9A47B6" w:rsidR="009925F9" w:rsidRDefault="00391626">
          <w:pPr>
            <w:pStyle w:val="TOC3"/>
            <w:tabs>
              <w:tab w:val="left" w:pos="1320"/>
              <w:tab w:val="right" w:leader="dot" w:pos="10054"/>
            </w:tabs>
            <w:rPr>
              <w:rFonts w:cstheme="minorBidi"/>
              <w:noProof/>
              <w:lang w:val="fr-FR" w:eastAsia="fr-FR"/>
            </w:rPr>
          </w:pPr>
          <w:hyperlink w:anchor="_Toc85099517" w:history="1">
            <w:r w:rsidR="009925F9" w:rsidRPr="004168F3">
              <w:rPr>
                <w:rStyle w:val="Hyperlink"/>
                <w:noProof/>
              </w:rPr>
              <w:t>5.1.4</w:t>
            </w:r>
            <w:r w:rsidR="009925F9">
              <w:rPr>
                <w:rFonts w:cstheme="minorBidi"/>
                <w:noProof/>
                <w:lang w:val="fr-FR" w:eastAsia="fr-FR"/>
              </w:rPr>
              <w:tab/>
            </w:r>
            <w:r w:rsidR="009925F9" w:rsidRPr="004168F3">
              <w:rPr>
                <w:rStyle w:val="Hyperlink"/>
                <w:noProof/>
              </w:rPr>
              <w:t>Logistic Regression model:</w:t>
            </w:r>
            <w:r w:rsidR="009925F9">
              <w:rPr>
                <w:noProof/>
                <w:webHidden/>
              </w:rPr>
              <w:tab/>
            </w:r>
            <w:r w:rsidR="009925F9">
              <w:rPr>
                <w:noProof/>
                <w:webHidden/>
              </w:rPr>
              <w:fldChar w:fldCharType="begin"/>
            </w:r>
            <w:r w:rsidR="009925F9">
              <w:rPr>
                <w:noProof/>
                <w:webHidden/>
              </w:rPr>
              <w:instrText xml:space="preserve"> PAGEREF _Toc85099517 \h </w:instrText>
            </w:r>
            <w:r w:rsidR="009925F9">
              <w:rPr>
                <w:noProof/>
                <w:webHidden/>
              </w:rPr>
            </w:r>
            <w:r w:rsidR="009925F9">
              <w:rPr>
                <w:noProof/>
                <w:webHidden/>
              </w:rPr>
              <w:fldChar w:fldCharType="separate"/>
            </w:r>
            <w:r w:rsidR="001E2F50">
              <w:rPr>
                <w:noProof/>
                <w:webHidden/>
              </w:rPr>
              <w:t>9</w:t>
            </w:r>
            <w:r w:rsidR="009925F9">
              <w:rPr>
                <w:noProof/>
                <w:webHidden/>
              </w:rPr>
              <w:fldChar w:fldCharType="end"/>
            </w:r>
          </w:hyperlink>
        </w:p>
        <w:p w14:paraId="4375EBBB" w14:textId="3EC01599" w:rsidR="009925F9" w:rsidRDefault="00391626">
          <w:pPr>
            <w:pStyle w:val="TOC1"/>
            <w:tabs>
              <w:tab w:val="left" w:pos="440"/>
              <w:tab w:val="right" w:leader="dot" w:pos="10054"/>
            </w:tabs>
            <w:rPr>
              <w:rFonts w:cstheme="minorBidi"/>
              <w:noProof/>
              <w:lang w:val="fr-FR" w:eastAsia="fr-FR"/>
            </w:rPr>
          </w:pPr>
          <w:hyperlink w:anchor="_Toc85099518" w:history="1">
            <w:r w:rsidR="009925F9" w:rsidRPr="004168F3">
              <w:rPr>
                <w:rStyle w:val="Hyperlink"/>
                <w:noProof/>
              </w:rPr>
              <w:t>6.</w:t>
            </w:r>
            <w:r w:rsidR="009925F9">
              <w:rPr>
                <w:rFonts w:cstheme="minorBidi"/>
                <w:noProof/>
                <w:lang w:val="fr-FR" w:eastAsia="fr-FR"/>
              </w:rPr>
              <w:tab/>
            </w:r>
            <w:r w:rsidR="009925F9" w:rsidRPr="004168F3">
              <w:rPr>
                <w:rStyle w:val="Hyperlink"/>
                <w:noProof/>
              </w:rPr>
              <w:t>Further work to improve the modelling.</w:t>
            </w:r>
            <w:r w:rsidR="009925F9">
              <w:rPr>
                <w:noProof/>
                <w:webHidden/>
              </w:rPr>
              <w:tab/>
            </w:r>
            <w:r w:rsidR="009925F9">
              <w:rPr>
                <w:noProof/>
                <w:webHidden/>
              </w:rPr>
              <w:fldChar w:fldCharType="begin"/>
            </w:r>
            <w:r w:rsidR="009925F9">
              <w:rPr>
                <w:noProof/>
                <w:webHidden/>
              </w:rPr>
              <w:instrText xml:space="preserve"> PAGEREF _Toc85099518 \h </w:instrText>
            </w:r>
            <w:r w:rsidR="009925F9">
              <w:rPr>
                <w:noProof/>
                <w:webHidden/>
              </w:rPr>
            </w:r>
            <w:r w:rsidR="009925F9">
              <w:rPr>
                <w:noProof/>
                <w:webHidden/>
              </w:rPr>
              <w:fldChar w:fldCharType="separate"/>
            </w:r>
            <w:r w:rsidR="001E2F50">
              <w:rPr>
                <w:noProof/>
                <w:webHidden/>
              </w:rPr>
              <w:t>10</w:t>
            </w:r>
            <w:r w:rsidR="009925F9">
              <w:rPr>
                <w:noProof/>
                <w:webHidden/>
              </w:rPr>
              <w:fldChar w:fldCharType="end"/>
            </w:r>
          </w:hyperlink>
        </w:p>
        <w:p w14:paraId="1DE14345" w14:textId="02F84B71" w:rsidR="009925F9" w:rsidRDefault="00391626">
          <w:pPr>
            <w:pStyle w:val="TOC2"/>
            <w:tabs>
              <w:tab w:val="left" w:pos="880"/>
              <w:tab w:val="right" w:leader="dot" w:pos="10054"/>
            </w:tabs>
            <w:rPr>
              <w:rFonts w:cstheme="minorBidi"/>
              <w:noProof/>
              <w:lang w:val="fr-FR" w:eastAsia="fr-FR"/>
            </w:rPr>
          </w:pPr>
          <w:hyperlink w:anchor="_Toc85099519" w:history="1">
            <w:r w:rsidR="009925F9" w:rsidRPr="004168F3">
              <w:rPr>
                <w:rStyle w:val="Hyperlink"/>
                <w:noProof/>
              </w:rPr>
              <w:t>6.1</w:t>
            </w:r>
            <w:r w:rsidR="009925F9">
              <w:rPr>
                <w:rFonts w:cstheme="minorBidi"/>
                <w:noProof/>
                <w:lang w:val="fr-FR" w:eastAsia="fr-FR"/>
              </w:rPr>
              <w:tab/>
            </w:r>
            <w:r w:rsidR="009925F9" w:rsidRPr="004168F3">
              <w:rPr>
                <w:rStyle w:val="Hyperlink"/>
                <w:noProof/>
              </w:rPr>
              <w:t>Influence of outliers</w:t>
            </w:r>
            <w:r w:rsidR="009925F9">
              <w:rPr>
                <w:noProof/>
                <w:webHidden/>
              </w:rPr>
              <w:tab/>
            </w:r>
            <w:r w:rsidR="009925F9">
              <w:rPr>
                <w:noProof/>
                <w:webHidden/>
              </w:rPr>
              <w:fldChar w:fldCharType="begin"/>
            </w:r>
            <w:r w:rsidR="009925F9">
              <w:rPr>
                <w:noProof/>
                <w:webHidden/>
              </w:rPr>
              <w:instrText xml:space="preserve"> PAGEREF _Toc85099519 \h </w:instrText>
            </w:r>
            <w:r w:rsidR="009925F9">
              <w:rPr>
                <w:noProof/>
                <w:webHidden/>
              </w:rPr>
            </w:r>
            <w:r w:rsidR="009925F9">
              <w:rPr>
                <w:noProof/>
                <w:webHidden/>
              </w:rPr>
              <w:fldChar w:fldCharType="separate"/>
            </w:r>
            <w:r w:rsidR="001E2F50">
              <w:rPr>
                <w:noProof/>
                <w:webHidden/>
              </w:rPr>
              <w:t>10</w:t>
            </w:r>
            <w:r w:rsidR="009925F9">
              <w:rPr>
                <w:noProof/>
                <w:webHidden/>
              </w:rPr>
              <w:fldChar w:fldCharType="end"/>
            </w:r>
          </w:hyperlink>
        </w:p>
        <w:p w14:paraId="65DE7BD7" w14:textId="725CFF92" w:rsidR="009925F9" w:rsidRDefault="00391626">
          <w:pPr>
            <w:pStyle w:val="TOC2"/>
            <w:tabs>
              <w:tab w:val="left" w:pos="880"/>
              <w:tab w:val="right" w:leader="dot" w:pos="10054"/>
            </w:tabs>
            <w:rPr>
              <w:rFonts w:cstheme="minorBidi"/>
              <w:noProof/>
              <w:lang w:val="fr-FR" w:eastAsia="fr-FR"/>
            </w:rPr>
          </w:pPr>
          <w:hyperlink w:anchor="_Toc85099520" w:history="1">
            <w:r w:rsidR="009925F9" w:rsidRPr="004168F3">
              <w:rPr>
                <w:rStyle w:val="Hyperlink"/>
                <w:noProof/>
              </w:rPr>
              <w:t>6.2</w:t>
            </w:r>
            <w:r w:rsidR="009925F9">
              <w:rPr>
                <w:rFonts w:cstheme="minorBidi"/>
                <w:noProof/>
                <w:lang w:val="fr-FR" w:eastAsia="fr-FR"/>
              </w:rPr>
              <w:tab/>
            </w:r>
            <w:r w:rsidR="009925F9" w:rsidRPr="004168F3">
              <w:rPr>
                <w:rStyle w:val="Hyperlink"/>
                <w:noProof/>
              </w:rPr>
              <w:t>Multi-layer back propagation neural network model approach.</w:t>
            </w:r>
            <w:r w:rsidR="009925F9">
              <w:rPr>
                <w:noProof/>
                <w:webHidden/>
              </w:rPr>
              <w:tab/>
            </w:r>
            <w:r w:rsidR="009925F9">
              <w:rPr>
                <w:noProof/>
                <w:webHidden/>
              </w:rPr>
              <w:fldChar w:fldCharType="begin"/>
            </w:r>
            <w:r w:rsidR="009925F9">
              <w:rPr>
                <w:noProof/>
                <w:webHidden/>
              </w:rPr>
              <w:instrText xml:space="preserve"> PAGEREF _Toc85099520 \h </w:instrText>
            </w:r>
            <w:r w:rsidR="009925F9">
              <w:rPr>
                <w:noProof/>
                <w:webHidden/>
              </w:rPr>
            </w:r>
            <w:r w:rsidR="009925F9">
              <w:rPr>
                <w:noProof/>
                <w:webHidden/>
              </w:rPr>
              <w:fldChar w:fldCharType="separate"/>
            </w:r>
            <w:r w:rsidR="001E2F50">
              <w:rPr>
                <w:noProof/>
                <w:webHidden/>
              </w:rPr>
              <w:t>10</w:t>
            </w:r>
            <w:r w:rsidR="009925F9">
              <w:rPr>
                <w:noProof/>
                <w:webHidden/>
              </w:rPr>
              <w:fldChar w:fldCharType="end"/>
            </w:r>
          </w:hyperlink>
        </w:p>
        <w:p w14:paraId="2341D5C7" w14:textId="56F34554" w:rsidR="009925F9" w:rsidRDefault="00391626">
          <w:pPr>
            <w:pStyle w:val="TOC3"/>
            <w:tabs>
              <w:tab w:val="left" w:pos="1320"/>
              <w:tab w:val="right" w:leader="dot" w:pos="10054"/>
            </w:tabs>
            <w:rPr>
              <w:rFonts w:cstheme="minorBidi"/>
              <w:noProof/>
              <w:lang w:val="fr-FR" w:eastAsia="fr-FR"/>
            </w:rPr>
          </w:pPr>
          <w:hyperlink w:anchor="_Toc85099521" w:history="1">
            <w:r w:rsidR="009925F9" w:rsidRPr="004168F3">
              <w:rPr>
                <w:rStyle w:val="Hyperlink"/>
                <w:noProof/>
              </w:rPr>
              <w:t>6.2.1</w:t>
            </w:r>
            <w:r w:rsidR="009925F9">
              <w:rPr>
                <w:rFonts w:cstheme="minorBidi"/>
                <w:noProof/>
                <w:lang w:val="fr-FR" w:eastAsia="fr-FR"/>
              </w:rPr>
              <w:tab/>
            </w:r>
            <w:r w:rsidR="009925F9" w:rsidRPr="004168F3">
              <w:rPr>
                <w:rStyle w:val="Hyperlink"/>
                <w:noProof/>
              </w:rPr>
              <w:t>Neural network model.</w:t>
            </w:r>
            <w:r w:rsidR="009925F9">
              <w:rPr>
                <w:noProof/>
                <w:webHidden/>
              </w:rPr>
              <w:tab/>
            </w:r>
            <w:r w:rsidR="009925F9">
              <w:rPr>
                <w:noProof/>
                <w:webHidden/>
              </w:rPr>
              <w:fldChar w:fldCharType="begin"/>
            </w:r>
            <w:r w:rsidR="009925F9">
              <w:rPr>
                <w:noProof/>
                <w:webHidden/>
              </w:rPr>
              <w:instrText xml:space="preserve"> PAGEREF _Toc85099521 \h </w:instrText>
            </w:r>
            <w:r w:rsidR="009925F9">
              <w:rPr>
                <w:noProof/>
                <w:webHidden/>
              </w:rPr>
            </w:r>
            <w:r w:rsidR="009925F9">
              <w:rPr>
                <w:noProof/>
                <w:webHidden/>
              </w:rPr>
              <w:fldChar w:fldCharType="separate"/>
            </w:r>
            <w:r w:rsidR="001E2F50">
              <w:rPr>
                <w:noProof/>
                <w:webHidden/>
              </w:rPr>
              <w:t>10</w:t>
            </w:r>
            <w:r w:rsidR="009925F9">
              <w:rPr>
                <w:noProof/>
                <w:webHidden/>
              </w:rPr>
              <w:fldChar w:fldCharType="end"/>
            </w:r>
          </w:hyperlink>
        </w:p>
        <w:p w14:paraId="2FB2F1A2" w14:textId="159F3E13" w:rsidR="009925F9" w:rsidRDefault="00391626">
          <w:pPr>
            <w:pStyle w:val="TOC3"/>
            <w:tabs>
              <w:tab w:val="left" w:pos="1320"/>
              <w:tab w:val="right" w:leader="dot" w:pos="10054"/>
            </w:tabs>
            <w:rPr>
              <w:rFonts w:cstheme="minorBidi"/>
              <w:noProof/>
              <w:lang w:val="fr-FR" w:eastAsia="fr-FR"/>
            </w:rPr>
          </w:pPr>
          <w:hyperlink w:anchor="_Toc85099522" w:history="1">
            <w:r w:rsidR="009925F9" w:rsidRPr="004168F3">
              <w:rPr>
                <w:rStyle w:val="Hyperlink"/>
                <w:noProof/>
              </w:rPr>
              <w:t>6.2.2</w:t>
            </w:r>
            <w:r w:rsidR="009925F9">
              <w:rPr>
                <w:rFonts w:cstheme="minorBidi"/>
                <w:noProof/>
                <w:lang w:val="fr-FR" w:eastAsia="fr-FR"/>
              </w:rPr>
              <w:tab/>
            </w:r>
            <w:r w:rsidR="009925F9" w:rsidRPr="004168F3">
              <w:rPr>
                <w:rStyle w:val="Hyperlink"/>
                <w:noProof/>
              </w:rPr>
              <w:t>Results</w:t>
            </w:r>
            <w:r w:rsidR="009925F9">
              <w:rPr>
                <w:noProof/>
                <w:webHidden/>
              </w:rPr>
              <w:tab/>
            </w:r>
            <w:r w:rsidR="009925F9">
              <w:rPr>
                <w:noProof/>
                <w:webHidden/>
              </w:rPr>
              <w:fldChar w:fldCharType="begin"/>
            </w:r>
            <w:r w:rsidR="009925F9">
              <w:rPr>
                <w:noProof/>
                <w:webHidden/>
              </w:rPr>
              <w:instrText xml:space="preserve"> PAGEREF _Toc85099522 \h </w:instrText>
            </w:r>
            <w:r w:rsidR="009925F9">
              <w:rPr>
                <w:noProof/>
                <w:webHidden/>
              </w:rPr>
            </w:r>
            <w:r w:rsidR="009925F9">
              <w:rPr>
                <w:noProof/>
                <w:webHidden/>
              </w:rPr>
              <w:fldChar w:fldCharType="separate"/>
            </w:r>
            <w:r w:rsidR="001E2F50">
              <w:rPr>
                <w:noProof/>
                <w:webHidden/>
              </w:rPr>
              <w:t>11</w:t>
            </w:r>
            <w:r w:rsidR="009925F9">
              <w:rPr>
                <w:noProof/>
                <w:webHidden/>
              </w:rPr>
              <w:fldChar w:fldCharType="end"/>
            </w:r>
          </w:hyperlink>
        </w:p>
        <w:p w14:paraId="7EECB27C" w14:textId="0F227934" w:rsidR="009925F9" w:rsidRDefault="00391626">
          <w:pPr>
            <w:pStyle w:val="TOC1"/>
            <w:tabs>
              <w:tab w:val="left" w:pos="440"/>
              <w:tab w:val="right" w:leader="dot" w:pos="10054"/>
            </w:tabs>
            <w:rPr>
              <w:rFonts w:cstheme="minorBidi"/>
              <w:noProof/>
              <w:lang w:val="fr-FR" w:eastAsia="fr-FR"/>
            </w:rPr>
          </w:pPr>
          <w:hyperlink w:anchor="_Toc85099523" w:history="1">
            <w:r w:rsidR="009925F9" w:rsidRPr="004168F3">
              <w:rPr>
                <w:rStyle w:val="Hyperlink"/>
                <w:noProof/>
              </w:rPr>
              <w:t>7.</w:t>
            </w:r>
            <w:r w:rsidR="009925F9">
              <w:rPr>
                <w:rFonts w:cstheme="minorBidi"/>
                <w:noProof/>
                <w:lang w:val="fr-FR" w:eastAsia="fr-FR"/>
              </w:rPr>
              <w:tab/>
            </w:r>
            <w:r w:rsidR="009925F9" w:rsidRPr="004168F3">
              <w:rPr>
                <w:rStyle w:val="Hyperlink"/>
                <w:noProof/>
              </w:rPr>
              <w:t>Description of tasks carried out</w:t>
            </w:r>
            <w:r w:rsidR="009925F9">
              <w:rPr>
                <w:noProof/>
                <w:webHidden/>
              </w:rPr>
              <w:tab/>
            </w:r>
            <w:r w:rsidR="009925F9">
              <w:rPr>
                <w:noProof/>
                <w:webHidden/>
              </w:rPr>
              <w:fldChar w:fldCharType="begin"/>
            </w:r>
            <w:r w:rsidR="009925F9">
              <w:rPr>
                <w:noProof/>
                <w:webHidden/>
              </w:rPr>
              <w:instrText xml:space="preserve"> PAGEREF _Toc85099523 \h </w:instrText>
            </w:r>
            <w:r w:rsidR="009925F9">
              <w:rPr>
                <w:noProof/>
                <w:webHidden/>
              </w:rPr>
            </w:r>
            <w:r w:rsidR="009925F9">
              <w:rPr>
                <w:noProof/>
                <w:webHidden/>
              </w:rPr>
              <w:fldChar w:fldCharType="separate"/>
            </w:r>
            <w:r w:rsidR="001E2F50">
              <w:rPr>
                <w:noProof/>
                <w:webHidden/>
              </w:rPr>
              <w:t>11</w:t>
            </w:r>
            <w:r w:rsidR="009925F9">
              <w:rPr>
                <w:noProof/>
                <w:webHidden/>
              </w:rPr>
              <w:fldChar w:fldCharType="end"/>
            </w:r>
          </w:hyperlink>
        </w:p>
        <w:p w14:paraId="598828B2" w14:textId="16CF4408" w:rsidR="009925F9" w:rsidRDefault="00391626">
          <w:pPr>
            <w:pStyle w:val="TOC2"/>
            <w:tabs>
              <w:tab w:val="left" w:pos="880"/>
              <w:tab w:val="right" w:leader="dot" w:pos="10054"/>
            </w:tabs>
            <w:rPr>
              <w:rFonts w:cstheme="minorBidi"/>
              <w:noProof/>
              <w:lang w:val="fr-FR" w:eastAsia="fr-FR"/>
            </w:rPr>
          </w:pPr>
          <w:hyperlink w:anchor="_Toc85099524" w:history="1">
            <w:r w:rsidR="009925F9" w:rsidRPr="004168F3">
              <w:rPr>
                <w:rStyle w:val="Hyperlink"/>
                <w:noProof/>
              </w:rPr>
              <w:t>7.1</w:t>
            </w:r>
            <w:r w:rsidR="009925F9">
              <w:rPr>
                <w:rFonts w:cstheme="minorBidi"/>
                <w:noProof/>
                <w:lang w:val="fr-FR" w:eastAsia="fr-FR"/>
              </w:rPr>
              <w:tab/>
            </w:r>
            <w:r w:rsidR="009925F9" w:rsidRPr="004168F3">
              <w:rPr>
                <w:rStyle w:val="Hyperlink"/>
                <w:noProof/>
              </w:rPr>
              <w:t>Repartition of tasks by team member and along the project.</w:t>
            </w:r>
            <w:r w:rsidR="009925F9">
              <w:rPr>
                <w:noProof/>
                <w:webHidden/>
              </w:rPr>
              <w:tab/>
            </w:r>
            <w:r w:rsidR="009925F9">
              <w:rPr>
                <w:noProof/>
                <w:webHidden/>
              </w:rPr>
              <w:fldChar w:fldCharType="begin"/>
            </w:r>
            <w:r w:rsidR="009925F9">
              <w:rPr>
                <w:noProof/>
                <w:webHidden/>
              </w:rPr>
              <w:instrText xml:space="preserve"> PAGEREF _Toc85099524 \h </w:instrText>
            </w:r>
            <w:r w:rsidR="009925F9">
              <w:rPr>
                <w:noProof/>
                <w:webHidden/>
              </w:rPr>
            </w:r>
            <w:r w:rsidR="009925F9">
              <w:rPr>
                <w:noProof/>
                <w:webHidden/>
              </w:rPr>
              <w:fldChar w:fldCharType="separate"/>
            </w:r>
            <w:r w:rsidR="001E2F50">
              <w:rPr>
                <w:noProof/>
                <w:webHidden/>
              </w:rPr>
              <w:t>11</w:t>
            </w:r>
            <w:r w:rsidR="009925F9">
              <w:rPr>
                <w:noProof/>
                <w:webHidden/>
              </w:rPr>
              <w:fldChar w:fldCharType="end"/>
            </w:r>
          </w:hyperlink>
        </w:p>
        <w:p w14:paraId="578E12FF" w14:textId="2CB78B2F" w:rsidR="009925F9" w:rsidRDefault="00391626">
          <w:pPr>
            <w:pStyle w:val="TOC2"/>
            <w:tabs>
              <w:tab w:val="left" w:pos="880"/>
              <w:tab w:val="right" w:leader="dot" w:pos="10054"/>
            </w:tabs>
            <w:rPr>
              <w:rFonts w:cstheme="minorBidi"/>
              <w:noProof/>
              <w:lang w:val="fr-FR" w:eastAsia="fr-FR"/>
            </w:rPr>
          </w:pPr>
          <w:hyperlink w:anchor="_Toc85099525" w:history="1">
            <w:r w:rsidR="009925F9" w:rsidRPr="004168F3">
              <w:rPr>
                <w:rStyle w:val="Hyperlink"/>
                <w:noProof/>
              </w:rPr>
              <w:t>7.2</w:t>
            </w:r>
            <w:r w:rsidR="009925F9">
              <w:rPr>
                <w:rFonts w:cstheme="minorBidi"/>
                <w:noProof/>
                <w:lang w:val="fr-FR" w:eastAsia="fr-FR"/>
              </w:rPr>
              <w:tab/>
            </w:r>
            <w:r w:rsidR="009925F9" w:rsidRPr="004168F3">
              <w:rPr>
                <w:rStyle w:val="Hyperlink"/>
                <w:noProof/>
              </w:rPr>
              <w:t>Main encountered difficulties</w:t>
            </w:r>
            <w:r w:rsidR="009925F9">
              <w:rPr>
                <w:noProof/>
                <w:webHidden/>
              </w:rPr>
              <w:tab/>
            </w:r>
            <w:r w:rsidR="009925F9">
              <w:rPr>
                <w:noProof/>
                <w:webHidden/>
              </w:rPr>
              <w:fldChar w:fldCharType="begin"/>
            </w:r>
            <w:r w:rsidR="009925F9">
              <w:rPr>
                <w:noProof/>
                <w:webHidden/>
              </w:rPr>
              <w:instrText xml:space="preserve"> PAGEREF _Toc85099525 \h </w:instrText>
            </w:r>
            <w:r w:rsidR="009925F9">
              <w:rPr>
                <w:noProof/>
                <w:webHidden/>
              </w:rPr>
            </w:r>
            <w:r w:rsidR="009925F9">
              <w:rPr>
                <w:noProof/>
                <w:webHidden/>
              </w:rPr>
              <w:fldChar w:fldCharType="separate"/>
            </w:r>
            <w:r w:rsidR="001E2F50">
              <w:rPr>
                <w:noProof/>
                <w:webHidden/>
              </w:rPr>
              <w:t>11</w:t>
            </w:r>
            <w:r w:rsidR="009925F9">
              <w:rPr>
                <w:noProof/>
                <w:webHidden/>
              </w:rPr>
              <w:fldChar w:fldCharType="end"/>
            </w:r>
          </w:hyperlink>
        </w:p>
        <w:p w14:paraId="007BB4C8" w14:textId="3630EE5F" w:rsidR="009925F9" w:rsidRDefault="00391626">
          <w:pPr>
            <w:pStyle w:val="TOC1"/>
            <w:tabs>
              <w:tab w:val="left" w:pos="440"/>
              <w:tab w:val="right" w:leader="dot" w:pos="10054"/>
            </w:tabs>
            <w:rPr>
              <w:rFonts w:cstheme="minorBidi"/>
              <w:noProof/>
              <w:lang w:val="fr-FR" w:eastAsia="fr-FR"/>
            </w:rPr>
          </w:pPr>
          <w:hyperlink w:anchor="_Toc85099526" w:history="1">
            <w:r w:rsidR="009925F9" w:rsidRPr="004168F3">
              <w:rPr>
                <w:rStyle w:val="Hyperlink"/>
                <w:noProof/>
              </w:rPr>
              <w:t>8.</w:t>
            </w:r>
            <w:r w:rsidR="009925F9">
              <w:rPr>
                <w:rFonts w:cstheme="minorBidi"/>
                <w:noProof/>
                <w:lang w:val="fr-FR" w:eastAsia="fr-FR"/>
              </w:rPr>
              <w:tab/>
            </w:r>
            <w:r w:rsidR="009925F9" w:rsidRPr="004168F3">
              <w:rPr>
                <w:rStyle w:val="Hyperlink"/>
                <w:noProof/>
              </w:rPr>
              <w:t>Bibliography</w:t>
            </w:r>
            <w:r w:rsidR="009925F9">
              <w:rPr>
                <w:noProof/>
                <w:webHidden/>
              </w:rPr>
              <w:tab/>
            </w:r>
            <w:r w:rsidR="009925F9">
              <w:rPr>
                <w:noProof/>
                <w:webHidden/>
              </w:rPr>
              <w:fldChar w:fldCharType="begin"/>
            </w:r>
            <w:r w:rsidR="009925F9">
              <w:rPr>
                <w:noProof/>
                <w:webHidden/>
              </w:rPr>
              <w:instrText xml:space="preserve"> PAGEREF _Toc85099526 \h </w:instrText>
            </w:r>
            <w:r w:rsidR="009925F9">
              <w:rPr>
                <w:noProof/>
                <w:webHidden/>
              </w:rPr>
            </w:r>
            <w:r w:rsidR="009925F9">
              <w:rPr>
                <w:noProof/>
                <w:webHidden/>
              </w:rPr>
              <w:fldChar w:fldCharType="separate"/>
            </w:r>
            <w:r w:rsidR="001E2F50">
              <w:rPr>
                <w:noProof/>
                <w:webHidden/>
              </w:rPr>
              <w:t>12</w:t>
            </w:r>
            <w:r w:rsidR="009925F9">
              <w:rPr>
                <w:noProof/>
                <w:webHidden/>
              </w:rPr>
              <w:fldChar w:fldCharType="end"/>
            </w:r>
          </w:hyperlink>
        </w:p>
        <w:p w14:paraId="24D2FE9A" w14:textId="3858DEBB" w:rsidR="009925F9" w:rsidRDefault="00391626">
          <w:pPr>
            <w:pStyle w:val="TOC1"/>
            <w:tabs>
              <w:tab w:val="left" w:pos="440"/>
              <w:tab w:val="right" w:leader="dot" w:pos="10054"/>
            </w:tabs>
            <w:rPr>
              <w:rFonts w:cstheme="minorBidi"/>
              <w:noProof/>
              <w:lang w:val="fr-FR" w:eastAsia="fr-FR"/>
            </w:rPr>
          </w:pPr>
          <w:hyperlink w:anchor="_Toc85099527" w:history="1">
            <w:r w:rsidR="009925F9" w:rsidRPr="004168F3">
              <w:rPr>
                <w:rStyle w:val="Hyperlink"/>
                <w:noProof/>
              </w:rPr>
              <w:t>9.</w:t>
            </w:r>
            <w:r w:rsidR="009925F9">
              <w:rPr>
                <w:rFonts w:cstheme="minorBidi"/>
                <w:noProof/>
                <w:lang w:val="fr-FR" w:eastAsia="fr-FR"/>
              </w:rPr>
              <w:tab/>
            </w:r>
            <w:r w:rsidR="009925F9" w:rsidRPr="004168F3">
              <w:rPr>
                <w:rStyle w:val="Hyperlink"/>
                <w:noProof/>
              </w:rPr>
              <w:t>Conclusions and further study.</w:t>
            </w:r>
            <w:r w:rsidR="009925F9">
              <w:rPr>
                <w:noProof/>
                <w:webHidden/>
              </w:rPr>
              <w:tab/>
            </w:r>
            <w:r w:rsidR="009925F9">
              <w:rPr>
                <w:noProof/>
                <w:webHidden/>
              </w:rPr>
              <w:fldChar w:fldCharType="begin"/>
            </w:r>
            <w:r w:rsidR="009925F9">
              <w:rPr>
                <w:noProof/>
                <w:webHidden/>
              </w:rPr>
              <w:instrText xml:space="preserve"> PAGEREF _Toc85099527 \h </w:instrText>
            </w:r>
            <w:r w:rsidR="009925F9">
              <w:rPr>
                <w:noProof/>
                <w:webHidden/>
              </w:rPr>
            </w:r>
            <w:r w:rsidR="009925F9">
              <w:rPr>
                <w:noProof/>
                <w:webHidden/>
              </w:rPr>
              <w:fldChar w:fldCharType="separate"/>
            </w:r>
            <w:r w:rsidR="001E2F50">
              <w:rPr>
                <w:noProof/>
                <w:webHidden/>
              </w:rPr>
              <w:t>12</w:t>
            </w:r>
            <w:r w:rsidR="009925F9">
              <w:rPr>
                <w:noProof/>
                <w:webHidden/>
              </w:rPr>
              <w:fldChar w:fldCharType="end"/>
            </w:r>
          </w:hyperlink>
        </w:p>
        <w:p w14:paraId="4D7E1849" w14:textId="01E17B9C" w:rsidR="009925F9" w:rsidRDefault="00391626">
          <w:pPr>
            <w:pStyle w:val="TOC2"/>
            <w:tabs>
              <w:tab w:val="left" w:pos="880"/>
              <w:tab w:val="right" w:leader="dot" w:pos="10054"/>
            </w:tabs>
            <w:rPr>
              <w:rFonts w:cstheme="minorBidi"/>
              <w:noProof/>
              <w:lang w:val="fr-FR" w:eastAsia="fr-FR"/>
            </w:rPr>
          </w:pPr>
          <w:hyperlink w:anchor="_Toc85099528" w:history="1">
            <w:r w:rsidR="009925F9" w:rsidRPr="004168F3">
              <w:rPr>
                <w:rStyle w:val="Hyperlink"/>
                <w:noProof/>
              </w:rPr>
              <w:t>9.1</w:t>
            </w:r>
            <w:r w:rsidR="009925F9">
              <w:rPr>
                <w:rFonts w:cstheme="minorBidi"/>
                <w:noProof/>
                <w:lang w:val="fr-FR" w:eastAsia="fr-FR"/>
              </w:rPr>
              <w:tab/>
            </w:r>
            <w:r w:rsidR="009925F9" w:rsidRPr="004168F3">
              <w:rPr>
                <w:rStyle w:val="Hyperlink"/>
                <w:noProof/>
              </w:rPr>
              <w:t>Conclusions</w:t>
            </w:r>
            <w:r w:rsidR="009925F9">
              <w:rPr>
                <w:noProof/>
                <w:webHidden/>
              </w:rPr>
              <w:tab/>
            </w:r>
            <w:r w:rsidR="009925F9">
              <w:rPr>
                <w:noProof/>
                <w:webHidden/>
              </w:rPr>
              <w:fldChar w:fldCharType="begin"/>
            </w:r>
            <w:r w:rsidR="009925F9">
              <w:rPr>
                <w:noProof/>
                <w:webHidden/>
              </w:rPr>
              <w:instrText xml:space="preserve"> PAGEREF _Toc85099528 \h </w:instrText>
            </w:r>
            <w:r w:rsidR="009925F9">
              <w:rPr>
                <w:noProof/>
                <w:webHidden/>
              </w:rPr>
            </w:r>
            <w:r w:rsidR="009925F9">
              <w:rPr>
                <w:noProof/>
                <w:webHidden/>
              </w:rPr>
              <w:fldChar w:fldCharType="separate"/>
            </w:r>
            <w:r w:rsidR="001E2F50">
              <w:rPr>
                <w:noProof/>
                <w:webHidden/>
              </w:rPr>
              <w:t>12</w:t>
            </w:r>
            <w:r w:rsidR="009925F9">
              <w:rPr>
                <w:noProof/>
                <w:webHidden/>
              </w:rPr>
              <w:fldChar w:fldCharType="end"/>
            </w:r>
          </w:hyperlink>
        </w:p>
        <w:p w14:paraId="797692A7" w14:textId="0B2081E9" w:rsidR="009925F9" w:rsidRDefault="00391626">
          <w:pPr>
            <w:pStyle w:val="TOC2"/>
            <w:tabs>
              <w:tab w:val="left" w:pos="880"/>
              <w:tab w:val="right" w:leader="dot" w:pos="10054"/>
            </w:tabs>
            <w:rPr>
              <w:rFonts w:cstheme="minorBidi"/>
              <w:noProof/>
              <w:lang w:val="fr-FR" w:eastAsia="fr-FR"/>
            </w:rPr>
          </w:pPr>
          <w:hyperlink w:anchor="_Toc85099529" w:history="1">
            <w:r w:rsidR="009925F9" w:rsidRPr="004168F3">
              <w:rPr>
                <w:rStyle w:val="Hyperlink"/>
                <w:noProof/>
              </w:rPr>
              <w:t>9.2</w:t>
            </w:r>
            <w:r w:rsidR="009925F9">
              <w:rPr>
                <w:rFonts w:cstheme="minorBidi"/>
                <w:noProof/>
                <w:lang w:val="fr-FR" w:eastAsia="fr-FR"/>
              </w:rPr>
              <w:tab/>
            </w:r>
            <w:r w:rsidR="009925F9" w:rsidRPr="004168F3">
              <w:rPr>
                <w:rStyle w:val="Hyperlink"/>
                <w:noProof/>
              </w:rPr>
              <w:t>Further study</w:t>
            </w:r>
            <w:r w:rsidR="009925F9">
              <w:rPr>
                <w:noProof/>
                <w:webHidden/>
              </w:rPr>
              <w:tab/>
            </w:r>
            <w:r w:rsidR="009925F9">
              <w:rPr>
                <w:noProof/>
                <w:webHidden/>
              </w:rPr>
              <w:fldChar w:fldCharType="begin"/>
            </w:r>
            <w:r w:rsidR="009925F9">
              <w:rPr>
                <w:noProof/>
                <w:webHidden/>
              </w:rPr>
              <w:instrText xml:space="preserve"> PAGEREF _Toc85099529 \h </w:instrText>
            </w:r>
            <w:r w:rsidR="009925F9">
              <w:rPr>
                <w:noProof/>
                <w:webHidden/>
              </w:rPr>
            </w:r>
            <w:r w:rsidR="009925F9">
              <w:rPr>
                <w:noProof/>
                <w:webHidden/>
              </w:rPr>
              <w:fldChar w:fldCharType="separate"/>
            </w:r>
            <w:r w:rsidR="001E2F50">
              <w:rPr>
                <w:noProof/>
                <w:webHidden/>
              </w:rPr>
              <w:t>12</w:t>
            </w:r>
            <w:r w:rsidR="009925F9">
              <w:rPr>
                <w:noProof/>
                <w:webHidden/>
              </w:rPr>
              <w:fldChar w:fldCharType="end"/>
            </w:r>
          </w:hyperlink>
        </w:p>
        <w:p w14:paraId="54E50900" w14:textId="0899BA2B" w:rsidR="009925F9" w:rsidRDefault="00391626">
          <w:pPr>
            <w:pStyle w:val="TOC3"/>
            <w:tabs>
              <w:tab w:val="left" w:pos="1320"/>
              <w:tab w:val="right" w:leader="dot" w:pos="10054"/>
            </w:tabs>
            <w:rPr>
              <w:rFonts w:cstheme="minorBidi"/>
              <w:noProof/>
              <w:lang w:val="fr-FR" w:eastAsia="fr-FR"/>
            </w:rPr>
          </w:pPr>
          <w:hyperlink w:anchor="_Toc85099530" w:history="1">
            <w:r w:rsidR="009925F9" w:rsidRPr="004168F3">
              <w:rPr>
                <w:rStyle w:val="Hyperlink"/>
                <w:noProof/>
              </w:rPr>
              <w:t>9.2.1</w:t>
            </w:r>
            <w:r w:rsidR="009925F9">
              <w:rPr>
                <w:rFonts w:cstheme="minorBidi"/>
                <w:noProof/>
                <w:lang w:val="fr-FR" w:eastAsia="fr-FR"/>
              </w:rPr>
              <w:tab/>
            </w:r>
            <w:r w:rsidR="009925F9" w:rsidRPr="004168F3">
              <w:rPr>
                <w:rStyle w:val="Hyperlink"/>
                <w:noProof/>
              </w:rPr>
              <w:t>Twitter counts</w:t>
            </w:r>
            <w:r w:rsidR="009925F9">
              <w:rPr>
                <w:noProof/>
                <w:webHidden/>
              </w:rPr>
              <w:tab/>
            </w:r>
            <w:r w:rsidR="009925F9">
              <w:rPr>
                <w:noProof/>
                <w:webHidden/>
              </w:rPr>
              <w:fldChar w:fldCharType="begin"/>
            </w:r>
            <w:r w:rsidR="009925F9">
              <w:rPr>
                <w:noProof/>
                <w:webHidden/>
              </w:rPr>
              <w:instrText xml:space="preserve"> PAGEREF _Toc85099530 \h </w:instrText>
            </w:r>
            <w:r w:rsidR="009925F9">
              <w:rPr>
                <w:noProof/>
                <w:webHidden/>
              </w:rPr>
            </w:r>
            <w:r w:rsidR="009925F9">
              <w:rPr>
                <w:noProof/>
                <w:webHidden/>
              </w:rPr>
              <w:fldChar w:fldCharType="separate"/>
            </w:r>
            <w:r w:rsidR="001E2F50">
              <w:rPr>
                <w:noProof/>
                <w:webHidden/>
              </w:rPr>
              <w:t>12</w:t>
            </w:r>
            <w:r w:rsidR="009925F9">
              <w:rPr>
                <w:noProof/>
                <w:webHidden/>
              </w:rPr>
              <w:fldChar w:fldCharType="end"/>
            </w:r>
          </w:hyperlink>
        </w:p>
        <w:p w14:paraId="71973A69" w14:textId="4EC43D87" w:rsidR="009925F9" w:rsidRDefault="00391626">
          <w:pPr>
            <w:pStyle w:val="TOC3"/>
            <w:tabs>
              <w:tab w:val="left" w:pos="1320"/>
              <w:tab w:val="right" w:leader="dot" w:pos="10054"/>
            </w:tabs>
            <w:rPr>
              <w:rFonts w:cstheme="minorBidi"/>
              <w:noProof/>
              <w:lang w:val="fr-FR" w:eastAsia="fr-FR"/>
            </w:rPr>
          </w:pPr>
          <w:hyperlink w:anchor="_Toc85099531" w:history="1">
            <w:r w:rsidR="009925F9" w:rsidRPr="004168F3">
              <w:rPr>
                <w:rStyle w:val="Hyperlink"/>
                <w:noProof/>
              </w:rPr>
              <w:t>9.2.2</w:t>
            </w:r>
            <w:r w:rsidR="009925F9">
              <w:rPr>
                <w:rFonts w:cstheme="minorBidi"/>
                <w:noProof/>
                <w:lang w:val="fr-FR" w:eastAsia="fr-FR"/>
              </w:rPr>
              <w:tab/>
            </w:r>
            <w:r w:rsidR="009925F9" w:rsidRPr="004168F3">
              <w:rPr>
                <w:rStyle w:val="Hyperlink"/>
                <w:noProof/>
              </w:rPr>
              <w:t>Other options for further study</w:t>
            </w:r>
            <w:r w:rsidR="009925F9">
              <w:rPr>
                <w:noProof/>
                <w:webHidden/>
              </w:rPr>
              <w:tab/>
            </w:r>
            <w:r w:rsidR="009925F9">
              <w:rPr>
                <w:noProof/>
                <w:webHidden/>
              </w:rPr>
              <w:fldChar w:fldCharType="begin"/>
            </w:r>
            <w:r w:rsidR="009925F9">
              <w:rPr>
                <w:noProof/>
                <w:webHidden/>
              </w:rPr>
              <w:instrText xml:space="preserve"> PAGEREF _Toc85099531 \h </w:instrText>
            </w:r>
            <w:r w:rsidR="009925F9">
              <w:rPr>
                <w:noProof/>
                <w:webHidden/>
              </w:rPr>
            </w:r>
            <w:r w:rsidR="009925F9">
              <w:rPr>
                <w:noProof/>
                <w:webHidden/>
              </w:rPr>
              <w:fldChar w:fldCharType="separate"/>
            </w:r>
            <w:r w:rsidR="001E2F50">
              <w:rPr>
                <w:noProof/>
                <w:webHidden/>
              </w:rPr>
              <w:t>12</w:t>
            </w:r>
            <w:r w:rsidR="009925F9">
              <w:rPr>
                <w:noProof/>
                <w:webHidden/>
              </w:rPr>
              <w:fldChar w:fldCharType="end"/>
            </w:r>
          </w:hyperlink>
        </w:p>
        <w:p w14:paraId="51A8C02F" w14:textId="1C44CD65" w:rsidR="009925F9" w:rsidRDefault="00391626">
          <w:pPr>
            <w:pStyle w:val="TOC1"/>
            <w:tabs>
              <w:tab w:val="left" w:pos="660"/>
              <w:tab w:val="right" w:leader="dot" w:pos="10054"/>
            </w:tabs>
            <w:rPr>
              <w:rFonts w:cstheme="minorBidi"/>
              <w:noProof/>
              <w:lang w:val="fr-FR" w:eastAsia="fr-FR"/>
            </w:rPr>
          </w:pPr>
          <w:hyperlink w:anchor="_Toc85099532" w:history="1">
            <w:r w:rsidR="009925F9" w:rsidRPr="004168F3">
              <w:rPr>
                <w:rStyle w:val="Hyperlink"/>
                <w:noProof/>
              </w:rPr>
              <w:t>10.</w:t>
            </w:r>
            <w:r w:rsidR="009925F9">
              <w:rPr>
                <w:rFonts w:cstheme="minorBidi"/>
                <w:noProof/>
                <w:lang w:val="fr-FR" w:eastAsia="fr-FR"/>
              </w:rPr>
              <w:tab/>
            </w:r>
            <w:r w:rsidR="009925F9" w:rsidRPr="004168F3">
              <w:rPr>
                <w:rStyle w:val="Hyperlink"/>
                <w:noProof/>
              </w:rPr>
              <w:t>Annexes</w:t>
            </w:r>
            <w:r w:rsidR="009925F9">
              <w:rPr>
                <w:noProof/>
                <w:webHidden/>
              </w:rPr>
              <w:tab/>
            </w:r>
            <w:r w:rsidR="009925F9">
              <w:rPr>
                <w:noProof/>
                <w:webHidden/>
              </w:rPr>
              <w:fldChar w:fldCharType="begin"/>
            </w:r>
            <w:r w:rsidR="009925F9">
              <w:rPr>
                <w:noProof/>
                <w:webHidden/>
              </w:rPr>
              <w:instrText xml:space="preserve"> PAGEREF _Toc85099532 \h </w:instrText>
            </w:r>
            <w:r w:rsidR="009925F9">
              <w:rPr>
                <w:noProof/>
                <w:webHidden/>
              </w:rPr>
            </w:r>
            <w:r w:rsidR="009925F9">
              <w:rPr>
                <w:noProof/>
                <w:webHidden/>
              </w:rPr>
              <w:fldChar w:fldCharType="separate"/>
            </w:r>
            <w:r w:rsidR="001E2F50">
              <w:rPr>
                <w:noProof/>
                <w:webHidden/>
              </w:rPr>
              <w:t>13</w:t>
            </w:r>
            <w:r w:rsidR="009925F9">
              <w:rPr>
                <w:noProof/>
                <w:webHidden/>
              </w:rPr>
              <w:fldChar w:fldCharType="end"/>
            </w:r>
          </w:hyperlink>
        </w:p>
        <w:p w14:paraId="51E1B698" w14:textId="096592DC" w:rsidR="009925F9" w:rsidRDefault="00391626">
          <w:pPr>
            <w:pStyle w:val="TOC2"/>
            <w:tabs>
              <w:tab w:val="left" w:pos="880"/>
              <w:tab w:val="right" w:leader="dot" w:pos="10054"/>
            </w:tabs>
            <w:rPr>
              <w:rFonts w:cstheme="minorBidi"/>
              <w:noProof/>
              <w:lang w:val="fr-FR" w:eastAsia="fr-FR"/>
            </w:rPr>
          </w:pPr>
          <w:hyperlink w:anchor="_Toc85099533" w:history="1">
            <w:r w:rsidR="009925F9" w:rsidRPr="004168F3">
              <w:rPr>
                <w:rStyle w:val="Hyperlink"/>
                <w:noProof/>
              </w:rPr>
              <w:t>10.1</w:t>
            </w:r>
            <w:r w:rsidR="009925F9">
              <w:rPr>
                <w:rFonts w:cstheme="minorBidi"/>
                <w:noProof/>
                <w:lang w:val="fr-FR" w:eastAsia="fr-FR"/>
              </w:rPr>
              <w:tab/>
            </w:r>
            <w:r w:rsidR="009925F9" w:rsidRPr="004168F3">
              <w:rPr>
                <w:rStyle w:val="Hyperlink"/>
                <w:noProof/>
              </w:rPr>
              <w:t>VG_Project.ipynb</w:t>
            </w:r>
            <w:r w:rsidR="009925F9">
              <w:rPr>
                <w:noProof/>
                <w:webHidden/>
              </w:rPr>
              <w:tab/>
            </w:r>
            <w:r w:rsidR="009925F9">
              <w:rPr>
                <w:noProof/>
                <w:webHidden/>
              </w:rPr>
              <w:fldChar w:fldCharType="begin"/>
            </w:r>
            <w:r w:rsidR="009925F9">
              <w:rPr>
                <w:noProof/>
                <w:webHidden/>
              </w:rPr>
              <w:instrText xml:space="preserve"> PAGEREF _Toc85099533 \h </w:instrText>
            </w:r>
            <w:r w:rsidR="009925F9">
              <w:rPr>
                <w:noProof/>
                <w:webHidden/>
              </w:rPr>
            </w:r>
            <w:r w:rsidR="009925F9">
              <w:rPr>
                <w:noProof/>
                <w:webHidden/>
              </w:rPr>
              <w:fldChar w:fldCharType="separate"/>
            </w:r>
            <w:r w:rsidR="001E2F50">
              <w:rPr>
                <w:noProof/>
                <w:webHidden/>
              </w:rPr>
              <w:t>13</w:t>
            </w:r>
            <w:r w:rsidR="009925F9">
              <w:rPr>
                <w:noProof/>
                <w:webHidden/>
              </w:rPr>
              <w:fldChar w:fldCharType="end"/>
            </w:r>
          </w:hyperlink>
        </w:p>
        <w:p w14:paraId="5B26D828" w14:textId="10CF3700" w:rsidR="009925F9" w:rsidRDefault="00391626">
          <w:pPr>
            <w:pStyle w:val="TOC2"/>
            <w:tabs>
              <w:tab w:val="left" w:pos="880"/>
              <w:tab w:val="right" w:leader="dot" w:pos="10054"/>
            </w:tabs>
            <w:rPr>
              <w:rFonts w:cstheme="minorBidi"/>
              <w:noProof/>
              <w:lang w:val="fr-FR" w:eastAsia="fr-FR"/>
            </w:rPr>
          </w:pPr>
          <w:hyperlink w:anchor="_Toc85099534" w:history="1">
            <w:r w:rsidR="009925F9" w:rsidRPr="004168F3">
              <w:rPr>
                <w:rStyle w:val="Hyperlink"/>
                <w:noProof/>
              </w:rPr>
              <w:t>10.2</w:t>
            </w:r>
            <w:r w:rsidR="009925F9">
              <w:rPr>
                <w:rFonts w:cstheme="minorBidi"/>
                <w:noProof/>
                <w:lang w:val="fr-FR" w:eastAsia="fr-FR"/>
              </w:rPr>
              <w:tab/>
            </w:r>
            <w:r w:rsidR="009925F9" w:rsidRPr="004168F3">
              <w:rPr>
                <w:rStyle w:val="Hyperlink"/>
                <w:noProof/>
              </w:rPr>
              <w:t>Web scraping.ipynb</w:t>
            </w:r>
            <w:r w:rsidR="009925F9">
              <w:rPr>
                <w:noProof/>
                <w:webHidden/>
              </w:rPr>
              <w:tab/>
            </w:r>
            <w:r w:rsidR="009925F9">
              <w:rPr>
                <w:noProof/>
                <w:webHidden/>
              </w:rPr>
              <w:fldChar w:fldCharType="begin"/>
            </w:r>
            <w:r w:rsidR="009925F9">
              <w:rPr>
                <w:noProof/>
                <w:webHidden/>
              </w:rPr>
              <w:instrText xml:space="preserve"> PAGEREF _Toc85099534 \h </w:instrText>
            </w:r>
            <w:r w:rsidR="009925F9">
              <w:rPr>
                <w:noProof/>
                <w:webHidden/>
              </w:rPr>
            </w:r>
            <w:r w:rsidR="009925F9">
              <w:rPr>
                <w:noProof/>
                <w:webHidden/>
              </w:rPr>
              <w:fldChar w:fldCharType="separate"/>
            </w:r>
            <w:r w:rsidR="001E2F50">
              <w:rPr>
                <w:noProof/>
                <w:webHidden/>
              </w:rPr>
              <w:t>14</w:t>
            </w:r>
            <w:r w:rsidR="009925F9">
              <w:rPr>
                <w:noProof/>
                <w:webHidden/>
              </w:rPr>
              <w:fldChar w:fldCharType="end"/>
            </w:r>
          </w:hyperlink>
        </w:p>
        <w:p w14:paraId="7C3F68CB" w14:textId="0B5E702E" w:rsidR="009925F9" w:rsidRDefault="00391626">
          <w:pPr>
            <w:pStyle w:val="TOC2"/>
            <w:tabs>
              <w:tab w:val="left" w:pos="880"/>
              <w:tab w:val="right" w:leader="dot" w:pos="10054"/>
            </w:tabs>
            <w:rPr>
              <w:rFonts w:cstheme="minorBidi"/>
              <w:noProof/>
              <w:lang w:val="fr-FR" w:eastAsia="fr-FR"/>
            </w:rPr>
          </w:pPr>
          <w:hyperlink w:anchor="_Toc85099535" w:history="1">
            <w:r w:rsidR="009925F9" w:rsidRPr="004168F3">
              <w:rPr>
                <w:rStyle w:val="Hyperlink"/>
                <w:noProof/>
              </w:rPr>
              <w:t>10.3</w:t>
            </w:r>
            <w:r w:rsidR="009925F9">
              <w:rPr>
                <w:rFonts w:cstheme="minorBidi"/>
                <w:noProof/>
                <w:lang w:val="fr-FR" w:eastAsia="fr-FR"/>
              </w:rPr>
              <w:tab/>
            </w:r>
            <w:r w:rsidR="009925F9" w:rsidRPr="004168F3">
              <w:rPr>
                <w:rStyle w:val="Hyperlink"/>
                <w:noProof/>
              </w:rPr>
              <w:t>Merging of vgsales and Meta_vg databases – Project_VG_1.ipynb</w:t>
            </w:r>
            <w:r w:rsidR="009925F9">
              <w:rPr>
                <w:noProof/>
                <w:webHidden/>
              </w:rPr>
              <w:tab/>
            </w:r>
            <w:r w:rsidR="009925F9">
              <w:rPr>
                <w:noProof/>
                <w:webHidden/>
              </w:rPr>
              <w:fldChar w:fldCharType="begin"/>
            </w:r>
            <w:r w:rsidR="009925F9">
              <w:rPr>
                <w:noProof/>
                <w:webHidden/>
              </w:rPr>
              <w:instrText xml:space="preserve"> PAGEREF _Toc85099535 \h </w:instrText>
            </w:r>
            <w:r w:rsidR="009925F9">
              <w:rPr>
                <w:noProof/>
                <w:webHidden/>
              </w:rPr>
            </w:r>
            <w:r w:rsidR="009925F9">
              <w:rPr>
                <w:noProof/>
                <w:webHidden/>
              </w:rPr>
              <w:fldChar w:fldCharType="separate"/>
            </w:r>
            <w:r w:rsidR="001E2F50">
              <w:rPr>
                <w:noProof/>
                <w:webHidden/>
              </w:rPr>
              <w:t>15</w:t>
            </w:r>
            <w:r w:rsidR="009925F9">
              <w:rPr>
                <w:noProof/>
                <w:webHidden/>
              </w:rPr>
              <w:fldChar w:fldCharType="end"/>
            </w:r>
          </w:hyperlink>
        </w:p>
        <w:p w14:paraId="27A43406" w14:textId="12D405DE" w:rsidR="009925F9" w:rsidRDefault="00391626">
          <w:pPr>
            <w:pStyle w:val="TOC2"/>
            <w:tabs>
              <w:tab w:val="left" w:pos="880"/>
              <w:tab w:val="right" w:leader="dot" w:pos="10054"/>
            </w:tabs>
            <w:rPr>
              <w:rFonts w:cstheme="minorBidi"/>
              <w:noProof/>
              <w:lang w:val="fr-FR" w:eastAsia="fr-FR"/>
            </w:rPr>
          </w:pPr>
          <w:hyperlink w:anchor="_Toc85099536" w:history="1">
            <w:r w:rsidR="009925F9" w:rsidRPr="004168F3">
              <w:rPr>
                <w:rStyle w:val="Hyperlink"/>
                <w:noProof/>
              </w:rPr>
              <w:t>10.4</w:t>
            </w:r>
            <w:r w:rsidR="009925F9">
              <w:rPr>
                <w:rFonts w:cstheme="minorBidi"/>
                <w:noProof/>
                <w:lang w:val="fr-FR" w:eastAsia="fr-FR"/>
              </w:rPr>
              <w:tab/>
            </w:r>
            <w:r w:rsidR="009925F9" w:rsidRPr="004168F3">
              <w:rPr>
                <w:rStyle w:val="Hyperlink"/>
                <w:noProof/>
              </w:rPr>
              <w:t>PYGSL.ipynb</w:t>
            </w:r>
            <w:r w:rsidR="009925F9">
              <w:rPr>
                <w:noProof/>
                <w:webHidden/>
              </w:rPr>
              <w:tab/>
            </w:r>
            <w:r w:rsidR="009925F9">
              <w:rPr>
                <w:noProof/>
                <w:webHidden/>
              </w:rPr>
              <w:fldChar w:fldCharType="begin"/>
            </w:r>
            <w:r w:rsidR="009925F9">
              <w:rPr>
                <w:noProof/>
                <w:webHidden/>
              </w:rPr>
              <w:instrText xml:space="preserve"> PAGEREF _Toc85099536 \h </w:instrText>
            </w:r>
            <w:r w:rsidR="009925F9">
              <w:rPr>
                <w:noProof/>
                <w:webHidden/>
              </w:rPr>
            </w:r>
            <w:r w:rsidR="009925F9">
              <w:rPr>
                <w:noProof/>
                <w:webHidden/>
              </w:rPr>
              <w:fldChar w:fldCharType="separate"/>
            </w:r>
            <w:r w:rsidR="001E2F50">
              <w:rPr>
                <w:noProof/>
                <w:webHidden/>
              </w:rPr>
              <w:t>16</w:t>
            </w:r>
            <w:r w:rsidR="009925F9">
              <w:rPr>
                <w:noProof/>
                <w:webHidden/>
              </w:rPr>
              <w:fldChar w:fldCharType="end"/>
            </w:r>
          </w:hyperlink>
        </w:p>
        <w:p w14:paraId="616CA2D1" w14:textId="59085EEF" w:rsidR="009925F9" w:rsidRDefault="00391626">
          <w:pPr>
            <w:pStyle w:val="TOC2"/>
            <w:tabs>
              <w:tab w:val="left" w:pos="880"/>
              <w:tab w:val="right" w:leader="dot" w:pos="10054"/>
            </w:tabs>
            <w:rPr>
              <w:rFonts w:cstheme="minorBidi"/>
              <w:noProof/>
              <w:lang w:val="fr-FR" w:eastAsia="fr-FR"/>
            </w:rPr>
          </w:pPr>
          <w:hyperlink w:anchor="_Toc85099537" w:history="1">
            <w:r w:rsidR="009925F9" w:rsidRPr="004168F3">
              <w:rPr>
                <w:rStyle w:val="Hyperlink"/>
                <w:noProof/>
              </w:rPr>
              <w:t>10.5</w:t>
            </w:r>
            <w:r w:rsidR="009925F9">
              <w:rPr>
                <w:rFonts w:cstheme="minorBidi"/>
                <w:noProof/>
                <w:lang w:val="fr-FR" w:eastAsia="fr-FR"/>
              </w:rPr>
              <w:tab/>
            </w:r>
            <w:r w:rsidR="009925F9" w:rsidRPr="004168F3">
              <w:rPr>
                <w:rStyle w:val="Hyperlink"/>
                <w:noProof/>
              </w:rPr>
              <w:t>PYGALSAL_CNN.ipynb</w:t>
            </w:r>
            <w:r w:rsidR="009925F9">
              <w:rPr>
                <w:noProof/>
                <w:webHidden/>
              </w:rPr>
              <w:tab/>
            </w:r>
            <w:r w:rsidR="009925F9">
              <w:rPr>
                <w:noProof/>
                <w:webHidden/>
              </w:rPr>
              <w:fldChar w:fldCharType="begin"/>
            </w:r>
            <w:r w:rsidR="009925F9">
              <w:rPr>
                <w:noProof/>
                <w:webHidden/>
              </w:rPr>
              <w:instrText xml:space="preserve"> PAGEREF _Toc85099537 \h </w:instrText>
            </w:r>
            <w:r w:rsidR="009925F9">
              <w:rPr>
                <w:noProof/>
                <w:webHidden/>
              </w:rPr>
            </w:r>
            <w:r w:rsidR="009925F9">
              <w:rPr>
                <w:noProof/>
                <w:webHidden/>
              </w:rPr>
              <w:fldChar w:fldCharType="separate"/>
            </w:r>
            <w:r w:rsidR="001E2F50">
              <w:rPr>
                <w:noProof/>
                <w:webHidden/>
              </w:rPr>
              <w:t>17</w:t>
            </w:r>
            <w:r w:rsidR="009925F9">
              <w:rPr>
                <w:noProof/>
                <w:webHidden/>
              </w:rPr>
              <w:fldChar w:fldCharType="end"/>
            </w:r>
          </w:hyperlink>
        </w:p>
        <w:p w14:paraId="1FAF278F" w14:textId="6D274E7F" w:rsidR="009925F9" w:rsidRDefault="00391626">
          <w:pPr>
            <w:pStyle w:val="TOC2"/>
            <w:tabs>
              <w:tab w:val="left" w:pos="880"/>
              <w:tab w:val="right" w:leader="dot" w:pos="10054"/>
            </w:tabs>
            <w:rPr>
              <w:rFonts w:cstheme="minorBidi"/>
              <w:noProof/>
              <w:lang w:val="fr-FR" w:eastAsia="fr-FR"/>
            </w:rPr>
          </w:pPr>
          <w:hyperlink w:anchor="_Toc85099538" w:history="1">
            <w:r w:rsidR="009925F9" w:rsidRPr="004168F3">
              <w:rPr>
                <w:rStyle w:val="Hyperlink"/>
                <w:noProof/>
              </w:rPr>
              <w:t>10.6</w:t>
            </w:r>
            <w:r w:rsidR="009925F9">
              <w:rPr>
                <w:rFonts w:cstheme="minorBidi"/>
                <w:noProof/>
                <w:lang w:val="fr-FR" w:eastAsia="fr-FR"/>
              </w:rPr>
              <w:tab/>
            </w:r>
            <w:r w:rsidR="009925F9" w:rsidRPr="004168F3">
              <w:rPr>
                <w:rStyle w:val="Hyperlink"/>
                <w:noProof/>
              </w:rPr>
              <w:t>A7_Twitter.ipynb</w:t>
            </w:r>
            <w:r w:rsidR="009925F9">
              <w:rPr>
                <w:noProof/>
                <w:webHidden/>
              </w:rPr>
              <w:tab/>
            </w:r>
            <w:r w:rsidR="009925F9">
              <w:rPr>
                <w:noProof/>
                <w:webHidden/>
              </w:rPr>
              <w:fldChar w:fldCharType="begin"/>
            </w:r>
            <w:r w:rsidR="009925F9">
              <w:rPr>
                <w:noProof/>
                <w:webHidden/>
              </w:rPr>
              <w:instrText xml:space="preserve"> PAGEREF _Toc85099538 \h </w:instrText>
            </w:r>
            <w:r w:rsidR="009925F9">
              <w:rPr>
                <w:noProof/>
                <w:webHidden/>
              </w:rPr>
            </w:r>
            <w:r w:rsidR="009925F9">
              <w:rPr>
                <w:noProof/>
                <w:webHidden/>
              </w:rPr>
              <w:fldChar w:fldCharType="separate"/>
            </w:r>
            <w:r w:rsidR="001E2F50">
              <w:rPr>
                <w:noProof/>
                <w:webHidden/>
              </w:rPr>
              <w:t>18</w:t>
            </w:r>
            <w:r w:rsidR="009925F9">
              <w:rPr>
                <w:noProof/>
                <w:webHidden/>
              </w:rPr>
              <w:fldChar w:fldCharType="end"/>
            </w:r>
          </w:hyperlink>
        </w:p>
        <w:p w14:paraId="44B4C4D1" w14:textId="1D8D678D" w:rsidR="00D836BD" w:rsidRDefault="00A85131">
          <w:pPr>
            <w:rPr>
              <w:lang w:val="en-GB"/>
            </w:rPr>
          </w:pPr>
          <w:r>
            <w:rPr>
              <w:lang w:val="en-GB"/>
            </w:rPr>
            <w:fldChar w:fldCharType="end"/>
          </w:r>
        </w:p>
      </w:sdtContent>
    </w:sdt>
    <w:p w14:paraId="65EF6947" w14:textId="77777777" w:rsidR="00D836BD" w:rsidRDefault="00D836BD">
      <w:pPr>
        <w:rPr>
          <w:lang w:val="en-GB"/>
        </w:rPr>
      </w:pPr>
    </w:p>
    <w:p w14:paraId="2CA6C374" w14:textId="77777777" w:rsidR="00D836BD" w:rsidRDefault="00A85131">
      <w:pPr>
        <w:rPr>
          <w:lang w:val="en-GB"/>
        </w:rPr>
      </w:pPr>
      <w:r>
        <w:br w:type="page"/>
      </w:r>
    </w:p>
    <w:p w14:paraId="14A4F9E2" w14:textId="77777777" w:rsidR="00D836BD" w:rsidRDefault="00D836BD">
      <w:pPr>
        <w:rPr>
          <w:lang w:val="en-GB"/>
        </w:rPr>
      </w:pPr>
    </w:p>
    <w:p w14:paraId="1813042F" w14:textId="77777777" w:rsidR="00D836BD" w:rsidRDefault="00A85131">
      <w:pPr>
        <w:pStyle w:val="Heading1"/>
        <w:numPr>
          <w:ilvl w:val="0"/>
          <w:numId w:val="2"/>
        </w:numPr>
        <w:ind w:left="284"/>
      </w:pPr>
      <w:bookmarkStart w:id="6" w:name="_Toc85099490"/>
      <w:r>
        <w:t>Introduction</w:t>
      </w:r>
      <w:bookmarkEnd w:id="6"/>
    </w:p>
    <w:p w14:paraId="2C943194" w14:textId="77777777" w:rsidR="00D836BD" w:rsidRDefault="00A85131">
      <w:pPr>
        <w:rPr>
          <w:lang w:val="en-GB"/>
        </w:rPr>
      </w:pPr>
      <w:r>
        <w:rPr>
          <w:lang w:val="en-GB"/>
        </w:rPr>
        <w:t>The gaming industry is definitely one of the booming industries in the modern era and one of the industries most affected by technological progress. With technologies such as augmented reality (AR) / virtual reality (VR) available in consumer products such as game consoles and even smartphones, the gaming market is showing great potential.</w:t>
      </w:r>
    </w:p>
    <w:p w14:paraId="4C3EBE93" w14:textId="77777777" w:rsidR="00D836BD" w:rsidRDefault="00A85131">
      <w:pPr>
        <w:rPr>
          <w:lang w:val="en-GB"/>
        </w:rPr>
      </w:pPr>
      <w:r>
        <w:rPr>
          <w:noProof/>
        </w:rPr>
        <mc:AlternateContent>
          <mc:Choice Requires="wps">
            <w:drawing>
              <wp:anchor distT="0" distB="0" distL="114300" distR="114300" simplePos="0" relativeHeight="10" behindDoc="0" locked="0" layoutInCell="0" allowOverlap="1" wp14:anchorId="3C06E8DC" wp14:editId="70200C1F">
                <wp:simplePos x="0" y="0"/>
                <wp:positionH relativeFrom="column">
                  <wp:posOffset>295275</wp:posOffset>
                </wp:positionH>
                <wp:positionV relativeFrom="paragraph">
                  <wp:posOffset>1526540</wp:posOffset>
                </wp:positionV>
                <wp:extent cx="5761355" cy="130810"/>
                <wp:effectExtent l="0" t="0" r="0" b="0"/>
                <wp:wrapSquare wrapText="bothSides"/>
                <wp:docPr id="2" name="Text Box 2"/>
                <wp:cNvGraphicFramePr/>
                <a:graphic xmlns:a="http://schemas.openxmlformats.org/drawingml/2006/main">
                  <a:graphicData uri="http://schemas.microsoft.com/office/word/2010/wordprocessingShape">
                    <wps:wsp>
                      <wps:cNvSpPr/>
                      <wps:spPr>
                        <a:xfrm>
                          <a:off x="0" y="0"/>
                          <a:ext cx="5760720" cy="130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0F44FED" w14:textId="087FC734" w:rsidR="00D836BD" w:rsidRDefault="00A85131">
                            <w:pPr>
                              <w:pStyle w:val="Caption"/>
                              <w:rPr>
                                <w:rFonts w:eastAsiaTheme="minorHAnsi"/>
                              </w:rPr>
                            </w:pPr>
                            <w:bookmarkStart w:id="7" w:name="_Ref83065379"/>
                            <w:r>
                              <w:t xml:space="preserve">Figure </w:t>
                            </w:r>
                            <w:r>
                              <w:fldChar w:fldCharType="begin"/>
                            </w:r>
                            <w:r>
                              <w:instrText>SEQ Figure \* ARABIC</w:instrText>
                            </w:r>
                            <w:r>
                              <w:fldChar w:fldCharType="separate"/>
                            </w:r>
                            <w:r w:rsidR="001E2F50">
                              <w:rPr>
                                <w:noProof/>
                              </w:rPr>
                              <w:t>1</w:t>
                            </w:r>
                            <w:r>
                              <w:fldChar w:fldCharType="end"/>
                            </w:r>
                            <w:bookmarkEnd w:id="7"/>
                            <w:r>
                              <w:t xml:space="preserve"> - </w:t>
                            </w:r>
                            <w:proofErr w:type="spellStart"/>
                            <w:r>
                              <w:t>Database</w:t>
                            </w:r>
                            <w:proofErr w:type="spellEnd"/>
                            <w:r>
                              <w:t xml:space="preserve"> </w:t>
                            </w:r>
                            <w:proofErr w:type="spellStart"/>
                            <w:r>
                              <w:t>extract</w:t>
                            </w:r>
                            <w:proofErr w:type="spellEnd"/>
                          </w:p>
                        </w:txbxContent>
                      </wps:txbx>
                      <wps:bodyPr lIns="0" tIns="0" rIns="0" bIns="0">
                        <a:spAutoFit/>
                      </wps:bodyPr>
                    </wps:wsp>
                  </a:graphicData>
                </a:graphic>
              </wp:anchor>
            </w:drawing>
          </mc:Choice>
          <mc:Fallback>
            <w:pict>
              <v:rect w14:anchorId="3C06E8DC" id="Text Box 2" o:spid="_x0000_s1026" style="position:absolute;margin-left:23.25pt;margin-top:120.2pt;width:453.65pt;height:10.3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" o:allowincell="f" stroked="f" strokeweight="0">
                <v:textbox style="mso-fit-shape-to-text:t" inset="0,0,0,0">
                  <w:txbxContent>
                    <w:p w14:paraId="60F44FED" w14:textId="087FC734" w:rsidR="00D836BD" w:rsidRDefault="00A85131">
                      <w:pPr>
                        <w:pStyle w:val="Caption"/>
                        <w:rPr>
                          <w:rFonts w:eastAsiaTheme="minorHAnsi"/>
                        </w:rPr>
                      </w:pPr>
                      <w:bookmarkStart w:id="8" w:name="_Ref83065379"/>
                      <w:r>
                        <w:t xml:space="preserve">Figure </w:t>
                      </w:r>
                      <w:r>
                        <w:fldChar w:fldCharType="begin"/>
                      </w:r>
                      <w:r>
                        <w:instrText>SEQ Figure \* ARABIC</w:instrText>
                      </w:r>
                      <w:r>
                        <w:fldChar w:fldCharType="separate"/>
                      </w:r>
                      <w:r w:rsidR="001E2F50">
                        <w:rPr>
                          <w:noProof/>
                        </w:rPr>
                        <w:t>1</w:t>
                      </w:r>
                      <w:r>
                        <w:fldChar w:fldCharType="end"/>
                      </w:r>
                      <w:bookmarkEnd w:id="8"/>
                      <w:r>
                        <w:t xml:space="preserve"> - </w:t>
                      </w:r>
                      <w:proofErr w:type="spellStart"/>
                      <w:r>
                        <w:t>Database</w:t>
                      </w:r>
                      <w:proofErr w:type="spellEnd"/>
                      <w:r>
                        <w:t xml:space="preserve"> </w:t>
                      </w:r>
                      <w:proofErr w:type="spellStart"/>
                      <w:r>
                        <w:t>extract</w:t>
                      </w:r>
                      <w:proofErr w:type="spellEnd"/>
                    </w:p>
                  </w:txbxContent>
                </v:textbox>
                <w10:wrap type="square"/>
              </v:rect>
            </w:pict>
          </mc:Fallback>
        </mc:AlternateContent>
      </w:r>
      <w:r>
        <w:rPr>
          <w:lang w:val="en-GB"/>
        </w:rPr>
        <w:t xml:space="preserve">In Data mining, we as data scientists should use our analytical skills to predict video game sales based on certain factors (input features). There are 10 distinct factors that can affect video game sales. </w:t>
      </w:r>
    </w:p>
    <w:p w14:paraId="1E21F601" w14:textId="73D5BA65" w:rsidR="00D836BD" w:rsidRDefault="00A85131">
      <w:pPr>
        <w:rPr>
          <w:lang w:val="en-GB"/>
        </w:rPr>
      </w:pPr>
      <w:r>
        <w:rPr>
          <w:noProof/>
        </w:rPr>
        <w:drawing>
          <wp:anchor distT="0" distB="0" distL="0" distR="0" simplePos="0" relativeHeight="9" behindDoc="0" locked="0" layoutInCell="0" allowOverlap="1" wp14:anchorId="187DF70D" wp14:editId="337B75E1">
            <wp:simplePos x="0" y="0"/>
            <wp:positionH relativeFrom="page">
              <wp:align>center</wp:align>
            </wp:positionH>
            <wp:positionV relativeFrom="paragraph">
              <wp:posOffset>7620</wp:posOffset>
            </wp:positionV>
            <wp:extent cx="5760085" cy="1198880"/>
            <wp:effectExtent l="0" t="0" r="0" b="0"/>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5760085" cy="1198880"/>
                    </a:xfrm>
                    <a:prstGeom prst="rect">
                      <a:avLst/>
                    </a:prstGeom>
                  </pic:spPr>
                </pic:pic>
              </a:graphicData>
            </a:graphic>
          </wp:anchor>
        </w:drawing>
      </w:r>
      <w:r>
        <w:rPr>
          <w:lang w:val="en-GB"/>
        </w:rPr>
        <w:t xml:space="preserve">During our research, we have found three papers that can be considered similar to the problem treated in this report, even though they refer to the film industry. See section </w:t>
      </w:r>
      <w:r>
        <w:rPr>
          <w:lang w:val="en-GB"/>
        </w:rPr>
        <w:fldChar w:fldCharType="begin"/>
      </w:r>
      <w:r>
        <w:rPr>
          <w:lang w:val="en-GB"/>
        </w:rPr>
        <w:instrText>REF _Ref85008351 \r \h</w:instrText>
      </w:r>
      <w:r>
        <w:rPr>
          <w:lang w:val="en-GB"/>
        </w:rPr>
      </w:r>
      <w:r>
        <w:rPr>
          <w:lang w:val="en-GB"/>
        </w:rPr>
        <w:fldChar w:fldCharType="separate"/>
      </w:r>
      <w:r w:rsidR="001E2F50">
        <w:rPr>
          <w:lang w:val="en-GB"/>
        </w:rPr>
        <w:t>8</w:t>
      </w:r>
      <w:r>
        <w:rPr>
          <w:lang w:val="en-GB"/>
        </w:rPr>
        <w:fldChar w:fldCharType="end"/>
      </w:r>
      <w:r>
        <w:rPr>
          <w:lang w:val="en-GB"/>
        </w:rPr>
        <w:t xml:space="preserve"> for further details.</w:t>
      </w:r>
    </w:p>
    <w:p w14:paraId="17E74DB9" w14:textId="77777777" w:rsidR="00D836BD" w:rsidRDefault="00D836BD">
      <w:pPr>
        <w:rPr>
          <w:lang w:val="en-GB"/>
        </w:rPr>
      </w:pPr>
    </w:p>
    <w:p w14:paraId="1F9D5F04" w14:textId="77777777" w:rsidR="00D836BD" w:rsidRDefault="00A85131">
      <w:pPr>
        <w:pStyle w:val="Heading1"/>
        <w:numPr>
          <w:ilvl w:val="0"/>
          <w:numId w:val="2"/>
        </w:numPr>
        <w:ind w:left="284"/>
      </w:pPr>
      <w:bookmarkStart w:id="9" w:name="_Toc85099491"/>
      <w:r>
        <w:t>Objective</w:t>
      </w:r>
      <w:bookmarkEnd w:id="9"/>
    </w:p>
    <w:p w14:paraId="7352E7C1" w14:textId="77777777" w:rsidR="00D836BD" w:rsidRDefault="00A85131">
      <w:pPr>
        <w:rPr>
          <w:lang w:val="en-GB"/>
        </w:rPr>
      </w:pPr>
      <w:r>
        <w:rPr>
          <w:lang w:val="en-GB"/>
        </w:rPr>
        <w:t>Our goal as data scientists is to build a machine learning model that can accurately predict sales in millions of units for a given game. If we have the time, we may divide the predictions in world regions.</w:t>
      </w:r>
    </w:p>
    <w:p w14:paraId="4E91C602" w14:textId="77777777" w:rsidR="00D836BD" w:rsidRDefault="00D836BD">
      <w:pPr>
        <w:rPr>
          <w:lang w:val="en-GB"/>
        </w:rPr>
      </w:pPr>
    </w:p>
    <w:p w14:paraId="49660DF9" w14:textId="77777777" w:rsidR="00D836BD" w:rsidRDefault="00D836BD">
      <w:pPr>
        <w:rPr>
          <w:lang w:val="en-GB"/>
        </w:rPr>
      </w:pPr>
    </w:p>
    <w:p w14:paraId="6B32DBBA" w14:textId="735847BB" w:rsidR="00D836BD" w:rsidRDefault="00A85131">
      <w:pPr>
        <w:rPr>
          <w:lang w:val="en-GB"/>
        </w:rPr>
      </w:pPr>
      <w:proofErr w:type="spellStart"/>
      <w:proofErr w:type="gramStart"/>
      <w:r>
        <w:t>Additional</w:t>
      </w:r>
      <w:proofErr w:type="spellEnd"/>
      <w:r>
        <w:t xml:space="preserve"> </w:t>
      </w:r>
      <w:r>
        <w:rPr>
          <w:lang w:val="en-GB"/>
        </w:rPr>
        <w:t xml:space="preserve"> databases</w:t>
      </w:r>
      <w:proofErr w:type="gramEnd"/>
      <w:r>
        <w:rPr>
          <w:lang w:val="en-GB"/>
        </w:rPr>
        <w:t xml:space="preserve"> can be extracted from Metacritic or jeuxvideo.com.  </w:t>
      </w:r>
      <w:proofErr w:type="spellStart"/>
      <w:r>
        <w:rPr>
          <w:lang w:val="en-GB"/>
        </w:rPr>
        <w:t>BeautifulSoup</w:t>
      </w:r>
      <w:proofErr w:type="spellEnd"/>
      <w:r>
        <w:rPr>
          <w:lang w:val="en-GB"/>
        </w:rPr>
        <w:t xml:space="preserve"> library in Python will be used for web scraping purposes to extract the data out of Metacritic or </w:t>
      </w:r>
      <w:proofErr w:type="spellStart"/>
      <w:r>
        <w:rPr>
          <w:lang w:val="en-GB"/>
        </w:rPr>
        <w:t>jeuxvideo</w:t>
      </w:r>
      <w:proofErr w:type="spellEnd"/>
      <w:r>
        <w:rPr>
          <w:lang w:val="en-GB"/>
        </w:rPr>
        <w:t xml:space="preserve"> HTML and XML files. It creates a parse tree from page source code that can be used to extract data in a hierarchical and more readable manner.</w:t>
      </w:r>
    </w:p>
    <w:p w14:paraId="19245959" w14:textId="77777777" w:rsidR="00D836BD" w:rsidRDefault="00A85131">
      <w:pPr>
        <w:pStyle w:val="Heading1"/>
        <w:numPr>
          <w:ilvl w:val="0"/>
          <w:numId w:val="2"/>
        </w:numPr>
        <w:ind w:left="284"/>
      </w:pPr>
      <w:bookmarkStart w:id="10" w:name="_Toc85099492"/>
      <w:r>
        <w:t>Data</w:t>
      </w:r>
      <w:bookmarkEnd w:id="10"/>
    </w:p>
    <w:p w14:paraId="228458AA" w14:textId="77777777" w:rsidR="00D836BD" w:rsidRDefault="00A85131">
      <w:pPr>
        <w:pStyle w:val="Heading2"/>
        <w:numPr>
          <w:ilvl w:val="1"/>
          <w:numId w:val="2"/>
        </w:numPr>
      </w:pPr>
      <w:bookmarkStart w:id="11" w:name="_Toc85099493"/>
      <w:r>
        <w:t>Data Structure</w:t>
      </w:r>
      <w:bookmarkEnd w:id="11"/>
    </w:p>
    <w:p w14:paraId="4A4A477A" w14:textId="77777777" w:rsidR="00D836BD" w:rsidRDefault="00D836BD">
      <w:pPr>
        <w:ind w:left="2124"/>
        <w:rPr>
          <w:lang w:val="en-GB"/>
        </w:rPr>
      </w:pPr>
    </w:p>
    <w:p w14:paraId="1EA4E55F" w14:textId="77777777" w:rsidR="00D836BD" w:rsidRDefault="00A85131">
      <w:pPr>
        <w:ind w:left="1056"/>
        <w:rPr>
          <w:lang w:val="en-GB"/>
        </w:rPr>
      </w:pPr>
      <w:r>
        <w:rPr>
          <w:lang w:val="en-GB"/>
        </w:rPr>
        <w:t>The database for this project will be limited to the database</w:t>
      </w:r>
    </w:p>
    <w:p w14:paraId="37001D04" w14:textId="13052043" w:rsidR="00D836BD" w:rsidRDefault="00391626">
      <w:pPr>
        <w:ind w:left="1056"/>
        <w:rPr>
          <w:lang w:val="en-GB"/>
        </w:rPr>
      </w:pPr>
      <w:hyperlink r:id="rId10">
        <w:r w:rsidR="00A85131">
          <w:rPr>
            <w:rStyle w:val="Hyperlink"/>
            <w:lang w:val="en-GB"/>
          </w:rPr>
          <w:t>https://www.kaggle.com/gregorut/videogamesales</w:t>
        </w:r>
      </w:hyperlink>
    </w:p>
    <w:p w14:paraId="1A660270" w14:textId="13BC5484" w:rsidR="00D836BD" w:rsidRDefault="00A85131">
      <w:pPr>
        <w:numPr>
          <w:ilvl w:val="0"/>
          <w:numId w:val="3"/>
        </w:numPr>
        <w:tabs>
          <w:tab w:val="clear" w:pos="720"/>
          <w:tab w:val="left" w:pos="1776"/>
        </w:tabs>
        <w:suppressAutoHyphens w:val="0"/>
        <w:spacing w:beforeAutospacing="1"/>
        <w:ind w:left="1776"/>
        <w:rPr>
          <w:rFonts w:cs="Times New Roman"/>
          <w:color w:val="auto"/>
          <w:lang w:val="en-GB"/>
        </w:rPr>
      </w:pPr>
      <w:r>
        <w:rPr>
          <w:lang w:val="en-GB"/>
        </w:rPr>
        <w:t xml:space="preserve">containing a list of video games with sales greater than 100 000 copies.  The database was created 26-Oct-2016 and it contains 16598 entries (see </w:t>
      </w:r>
      <w:r>
        <w:rPr>
          <w:lang w:val="en-GB"/>
        </w:rPr>
        <w:fldChar w:fldCharType="begin"/>
      </w:r>
      <w:r>
        <w:rPr>
          <w:lang w:val="en-GB"/>
        </w:rPr>
        <w:instrText>REF _Ref83065379 \h</w:instrText>
      </w:r>
      <w:r>
        <w:rPr>
          <w:lang w:val="en-GB"/>
        </w:rPr>
      </w:r>
      <w:r>
        <w:rPr>
          <w:lang w:val="en-GB"/>
        </w:rPr>
        <w:fldChar w:fldCharType="separate"/>
      </w:r>
      <w:r w:rsidR="001E2F50">
        <w:t xml:space="preserve">Figure </w:t>
      </w:r>
      <w:r w:rsidR="001E2F50">
        <w:rPr>
          <w:noProof/>
        </w:rPr>
        <w:t>1</w:t>
      </w:r>
      <w:r>
        <w:rPr>
          <w:lang w:val="en-GB"/>
        </w:rPr>
        <w:fldChar w:fldCharType="end"/>
      </w:r>
      <w:r>
        <w:rPr>
          <w:lang w:val="en-GB"/>
        </w:rPr>
        <w:t xml:space="preserve">) considering the following list of </w:t>
      </w:r>
      <w:proofErr w:type="gramStart"/>
      <w:r>
        <w:rPr>
          <w:lang w:val="en-GB"/>
        </w:rPr>
        <w:t>variables :</w:t>
      </w:r>
      <w:proofErr w:type="gramEnd"/>
    </w:p>
    <w:p w14:paraId="56785050" w14:textId="77777777" w:rsidR="00D836BD" w:rsidRDefault="00A85131">
      <w:pPr>
        <w:numPr>
          <w:ilvl w:val="0"/>
          <w:numId w:val="3"/>
        </w:numPr>
        <w:tabs>
          <w:tab w:val="clear" w:pos="720"/>
          <w:tab w:val="left" w:pos="1776"/>
        </w:tabs>
        <w:suppressAutoHyphens w:val="0"/>
        <w:spacing w:beforeAutospacing="1"/>
        <w:ind w:left="1776"/>
        <w:rPr>
          <w:rFonts w:cs="Times New Roman"/>
          <w:color w:val="auto"/>
          <w:lang w:val="en-GB"/>
        </w:rPr>
      </w:pPr>
      <w:r>
        <w:rPr>
          <w:rFonts w:cs="Times New Roman"/>
          <w:color w:val="auto"/>
          <w:lang w:val="en-GB"/>
        </w:rPr>
        <w:t>Rank - Ranking of overall sales</w:t>
      </w:r>
    </w:p>
    <w:p w14:paraId="60ADEDCB" w14:textId="77777777" w:rsidR="00D836BD" w:rsidRDefault="00A85131">
      <w:pPr>
        <w:numPr>
          <w:ilvl w:val="0"/>
          <w:numId w:val="3"/>
        </w:numPr>
        <w:tabs>
          <w:tab w:val="clear" w:pos="720"/>
          <w:tab w:val="left" w:pos="1776"/>
        </w:tabs>
        <w:suppressAutoHyphens w:val="0"/>
        <w:ind w:left="1776"/>
        <w:rPr>
          <w:rFonts w:cs="Times New Roman"/>
          <w:color w:val="auto"/>
          <w:lang w:val="en-GB"/>
        </w:rPr>
      </w:pPr>
      <w:r>
        <w:rPr>
          <w:rFonts w:cs="Times New Roman"/>
          <w:color w:val="auto"/>
          <w:lang w:val="en-GB"/>
        </w:rPr>
        <w:t>Name - The games name</w:t>
      </w:r>
    </w:p>
    <w:p w14:paraId="0B8871B2" w14:textId="77777777" w:rsidR="00D836BD" w:rsidRDefault="00A85131">
      <w:pPr>
        <w:numPr>
          <w:ilvl w:val="0"/>
          <w:numId w:val="3"/>
        </w:numPr>
        <w:tabs>
          <w:tab w:val="clear" w:pos="720"/>
          <w:tab w:val="left" w:pos="1776"/>
        </w:tabs>
        <w:suppressAutoHyphens w:val="0"/>
        <w:ind w:left="1776"/>
        <w:rPr>
          <w:rFonts w:cs="Times New Roman"/>
          <w:color w:val="auto"/>
          <w:lang w:val="en-GB"/>
        </w:rPr>
      </w:pPr>
      <w:r>
        <w:rPr>
          <w:rFonts w:cs="Times New Roman"/>
          <w:color w:val="auto"/>
          <w:lang w:val="en-GB"/>
        </w:rPr>
        <w:t xml:space="preserve">Platform - Platform of the games release (i.e. </w:t>
      </w:r>
      <w:proofErr w:type="gramStart"/>
      <w:r>
        <w:rPr>
          <w:rFonts w:cs="Times New Roman"/>
          <w:color w:val="auto"/>
          <w:lang w:val="en-GB"/>
        </w:rPr>
        <w:t>PC,PS</w:t>
      </w:r>
      <w:proofErr w:type="gramEnd"/>
      <w:r>
        <w:rPr>
          <w:rFonts w:cs="Times New Roman"/>
          <w:color w:val="auto"/>
          <w:lang w:val="en-GB"/>
        </w:rPr>
        <w:t>4, etc.)</w:t>
      </w:r>
    </w:p>
    <w:p w14:paraId="0C7E7130" w14:textId="77777777" w:rsidR="00D836BD" w:rsidRDefault="00A85131">
      <w:pPr>
        <w:numPr>
          <w:ilvl w:val="0"/>
          <w:numId w:val="3"/>
        </w:numPr>
        <w:tabs>
          <w:tab w:val="clear" w:pos="720"/>
          <w:tab w:val="left" w:pos="1776"/>
        </w:tabs>
        <w:suppressAutoHyphens w:val="0"/>
        <w:ind w:left="1776"/>
        <w:rPr>
          <w:rFonts w:cs="Times New Roman"/>
          <w:color w:val="auto"/>
          <w:lang w:val="en-GB"/>
        </w:rPr>
      </w:pPr>
      <w:r>
        <w:rPr>
          <w:rFonts w:cs="Times New Roman"/>
          <w:color w:val="auto"/>
          <w:lang w:val="en-GB"/>
        </w:rPr>
        <w:t>Year - Year of the game's release</w:t>
      </w:r>
    </w:p>
    <w:p w14:paraId="69C908C4" w14:textId="77777777" w:rsidR="00D836BD" w:rsidRDefault="00A85131">
      <w:pPr>
        <w:numPr>
          <w:ilvl w:val="0"/>
          <w:numId w:val="3"/>
        </w:numPr>
        <w:tabs>
          <w:tab w:val="clear" w:pos="720"/>
          <w:tab w:val="left" w:pos="1776"/>
        </w:tabs>
        <w:suppressAutoHyphens w:val="0"/>
        <w:ind w:left="1776"/>
        <w:rPr>
          <w:rFonts w:cs="Times New Roman"/>
          <w:color w:val="auto"/>
          <w:lang w:val="en-GB"/>
        </w:rPr>
      </w:pPr>
      <w:r>
        <w:rPr>
          <w:rFonts w:cs="Times New Roman"/>
          <w:color w:val="auto"/>
          <w:lang w:val="en-GB"/>
        </w:rPr>
        <w:t>Genre - Genre of the game</w:t>
      </w:r>
    </w:p>
    <w:p w14:paraId="6062283C" w14:textId="77777777" w:rsidR="00D836BD" w:rsidRDefault="00A85131">
      <w:pPr>
        <w:numPr>
          <w:ilvl w:val="0"/>
          <w:numId w:val="3"/>
        </w:numPr>
        <w:tabs>
          <w:tab w:val="clear" w:pos="720"/>
          <w:tab w:val="left" w:pos="1776"/>
        </w:tabs>
        <w:suppressAutoHyphens w:val="0"/>
        <w:ind w:left="1776"/>
        <w:rPr>
          <w:rFonts w:cs="Times New Roman"/>
          <w:color w:val="auto"/>
          <w:lang w:val="en-GB"/>
        </w:rPr>
      </w:pPr>
      <w:r>
        <w:rPr>
          <w:rFonts w:cs="Times New Roman"/>
          <w:color w:val="auto"/>
          <w:lang w:val="en-GB"/>
        </w:rPr>
        <w:t>Publisher - Publisher of the game</w:t>
      </w:r>
    </w:p>
    <w:p w14:paraId="30AE6841" w14:textId="77777777" w:rsidR="00D836BD" w:rsidRDefault="00A85131">
      <w:pPr>
        <w:numPr>
          <w:ilvl w:val="0"/>
          <w:numId w:val="3"/>
        </w:numPr>
        <w:tabs>
          <w:tab w:val="clear" w:pos="720"/>
          <w:tab w:val="left" w:pos="1776"/>
        </w:tabs>
        <w:suppressAutoHyphens w:val="0"/>
        <w:ind w:left="1776"/>
        <w:rPr>
          <w:rFonts w:cs="Times New Roman"/>
          <w:color w:val="auto"/>
          <w:lang w:val="en-GB"/>
        </w:rPr>
      </w:pPr>
      <w:proofErr w:type="spellStart"/>
      <w:r>
        <w:rPr>
          <w:rFonts w:cs="Times New Roman"/>
          <w:color w:val="auto"/>
          <w:lang w:val="en-GB"/>
        </w:rPr>
        <w:t>NA_Sales</w:t>
      </w:r>
      <w:proofErr w:type="spellEnd"/>
      <w:r>
        <w:rPr>
          <w:rFonts w:cs="Times New Roman"/>
          <w:color w:val="auto"/>
          <w:lang w:val="en-GB"/>
        </w:rPr>
        <w:t xml:space="preserve"> - Sales in North America (in millions of copies)</w:t>
      </w:r>
    </w:p>
    <w:p w14:paraId="2DE25304" w14:textId="77777777" w:rsidR="00D836BD" w:rsidRDefault="00A85131">
      <w:pPr>
        <w:numPr>
          <w:ilvl w:val="0"/>
          <w:numId w:val="3"/>
        </w:numPr>
        <w:tabs>
          <w:tab w:val="clear" w:pos="720"/>
          <w:tab w:val="left" w:pos="1776"/>
        </w:tabs>
        <w:suppressAutoHyphens w:val="0"/>
        <w:ind w:left="1776"/>
        <w:rPr>
          <w:rFonts w:cs="Times New Roman"/>
          <w:color w:val="auto"/>
          <w:lang w:val="en-GB"/>
        </w:rPr>
      </w:pPr>
      <w:proofErr w:type="spellStart"/>
      <w:r>
        <w:rPr>
          <w:rFonts w:cs="Times New Roman"/>
          <w:color w:val="auto"/>
          <w:lang w:val="en-GB"/>
        </w:rPr>
        <w:t>EU_Sales</w:t>
      </w:r>
      <w:proofErr w:type="spellEnd"/>
      <w:r>
        <w:rPr>
          <w:rFonts w:cs="Times New Roman"/>
          <w:color w:val="auto"/>
          <w:lang w:val="en-GB"/>
        </w:rPr>
        <w:t xml:space="preserve"> - Sales in Europe (in millions of copies)</w:t>
      </w:r>
    </w:p>
    <w:p w14:paraId="5E978C47" w14:textId="77777777" w:rsidR="00D836BD" w:rsidRDefault="00A85131">
      <w:pPr>
        <w:numPr>
          <w:ilvl w:val="0"/>
          <w:numId w:val="3"/>
        </w:numPr>
        <w:tabs>
          <w:tab w:val="clear" w:pos="720"/>
          <w:tab w:val="left" w:pos="1776"/>
        </w:tabs>
        <w:suppressAutoHyphens w:val="0"/>
        <w:ind w:left="1776"/>
        <w:rPr>
          <w:rFonts w:cs="Times New Roman"/>
          <w:color w:val="auto"/>
          <w:lang w:val="en-GB"/>
        </w:rPr>
      </w:pPr>
      <w:proofErr w:type="spellStart"/>
      <w:r>
        <w:rPr>
          <w:rFonts w:cs="Times New Roman"/>
          <w:color w:val="auto"/>
          <w:lang w:val="en-GB"/>
        </w:rPr>
        <w:t>JP_Sales</w:t>
      </w:r>
      <w:proofErr w:type="spellEnd"/>
      <w:r>
        <w:rPr>
          <w:rFonts w:cs="Times New Roman"/>
          <w:color w:val="auto"/>
          <w:lang w:val="en-GB"/>
        </w:rPr>
        <w:t xml:space="preserve"> - Sales in Japan (in millions of copies) </w:t>
      </w:r>
    </w:p>
    <w:p w14:paraId="76ED7919" w14:textId="77777777" w:rsidR="00D836BD" w:rsidRDefault="00A85131">
      <w:pPr>
        <w:numPr>
          <w:ilvl w:val="0"/>
          <w:numId w:val="3"/>
        </w:numPr>
        <w:tabs>
          <w:tab w:val="clear" w:pos="720"/>
          <w:tab w:val="left" w:pos="1776"/>
        </w:tabs>
        <w:suppressAutoHyphens w:val="0"/>
        <w:ind w:left="1776"/>
        <w:rPr>
          <w:rFonts w:cs="Times New Roman"/>
          <w:color w:val="auto"/>
          <w:lang w:val="en-GB"/>
        </w:rPr>
      </w:pPr>
      <w:proofErr w:type="spellStart"/>
      <w:r>
        <w:rPr>
          <w:rFonts w:cs="Times New Roman"/>
          <w:color w:val="auto"/>
          <w:lang w:val="en-GB"/>
        </w:rPr>
        <w:t>Other_Sales</w:t>
      </w:r>
      <w:proofErr w:type="spellEnd"/>
      <w:r>
        <w:rPr>
          <w:rFonts w:cs="Times New Roman"/>
          <w:color w:val="auto"/>
          <w:lang w:val="en-GB"/>
        </w:rPr>
        <w:t xml:space="preserve"> - Sales in the rest of the world (in millions of copies)</w:t>
      </w:r>
    </w:p>
    <w:p w14:paraId="0F4BB736" w14:textId="77777777" w:rsidR="00D836BD" w:rsidRDefault="00A85131">
      <w:pPr>
        <w:numPr>
          <w:ilvl w:val="0"/>
          <w:numId w:val="3"/>
        </w:numPr>
        <w:tabs>
          <w:tab w:val="clear" w:pos="720"/>
          <w:tab w:val="left" w:pos="1776"/>
        </w:tabs>
        <w:suppressAutoHyphens w:val="0"/>
        <w:spacing w:afterAutospacing="1"/>
        <w:ind w:left="1776"/>
        <w:rPr>
          <w:rFonts w:cs="Times New Roman"/>
          <w:color w:val="auto"/>
          <w:lang w:val="en-GB"/>
        </w:rPr>
      </w:pPr>
      <w:proofErr w:type="spellStart"/>
      <w:r>
        <w:rPr>
          <w:rFonts w:cs="Times New Roman"/>
          <w:color w:val="auto"/>
          <w:lang w:val="en-GB"/>
        </w:rPr>
        <w:t>Global_Sales</w:t>
      </w:r>
      <w:proofErr w:type="spellEnd"/>
      <w:r>
        <w:rPr>
          <w:rFonts w:cs="Times New Roman"/>
          <w:color w:val="auto"/>
          <w:lang w:val="en-GB"/>
        </w:rPr>
        <w:t xml:space="preserve"> - Total worldwide </w:t>
      </w:r>
      <w:proofErr w:type="gramStart"/>
      <w:r>
        <w:rPr>
          <w:rFonts w:cs="Times New Roman"/>
          <w:color w:val="auto"/>
          <w:lang w:val="en-GB"/>
        </w:rPr>
        <w:t>sales.(</w:t>
      </w:r>
      <w:proofErr w:type="gramEnd"/>
      <w:r>
        <w:rPr>
          <w:rFonts w:cs="Times New Roman"/>
          <w:color w:val="auto"/>
          <w:lang w:val="en-GB"/>
        </w:rPr>
        <w:t>in millions of copies).</w:t>
      </w:r>
    </w:p>
    <w:p w14:paraId="66C0414C" w14:textId="43A09D93" w:rsidR="00D836BD" w:rsidRDefault="00A85131">
      <w:pPr>
        <w:ind w:left="1056"/>
        <w:rPr>
          <w:lang w:val="en-GB"/>
        </w:rPr>
      </w:pPr>
      <w:r>
        <w:rPr>
          <w:lang w:val="en-GB"/>
        </w:rPr>
        <w:t xml:space="preserve">An </w:t>
      </w:r>
      <w:proofErr w:type="spellStart"/>
      <w:r>
        <w:rPr>
          <w:lang w:val="en-GB"/>
        </w:rPr>
        <w:t>analisis</w:t>
      </w:r>
      <w:proofErr w:type="spellEnd"/>
      <w:r>
        <w:rPr>
          <w:lang w:val="en-GB"/>
        </w:rPr>
        <w:t xml:space="preserve"> of the data</w:t>
      </w:r>
      <w:r>
        <w:t>set</w:t>
      </w:r>
      <w:r>
        <w:rPr>
          <w:lang w:val="en-GB"/>
        </w:rPr>
        <w:t xml:space="preserve"> (see annex </w:t>
      </w:r>
      <w:r>
        <w:rPr>
          <w:lang w:val="en-GB"/>
        </w:rPr>
        <w:fldChar w:fldCharType="begin"/>
      </w:r>
      <w:r>
        <w:rPr>
          <w:lang w:val="en-GB"/>
        </w:rPr>
        <w:instrText>REF _Ref83070287 \r \h</w:instrText>
      </w:r>
      <w:r>
        <w:rPr>
          <w:lang w:val="en-GB"/>
        </w:rPr>
      </w:r>
      <w:r>
        <w:rPr>
          <w:lang w:val="en-GB"/>
        </w:rPr>
        <w:fldChar w:fldCharType="separate"/>
      </w:r>
      <w:r w:rsidR="001E2F50">
        <w:rPr>
          <w:lang w:val="en-GB"/>
        </w:rPr>
        <w:t>10.1</w:t>
      </w:r>
      <w:r>
        <w:rPr>
          <w:lang w:val="en-GB"/>
        </w:rPr>
        <w:fldChar w:fldCharType="end"/>
      </w:r>
      <w:r>
        <w:rPr>
          <w:lang w:val="en-GB"/>
        </w:rPr>
        <w:t xml:space="preserve">) showing that the majority the games are released between years 2000 to 2016 (see </w:t>
      </w:r>
      <w:r>
        <w:rPr>
          <w:lang w:val="en-GB"/>
        </w:rPr>
        <w:fldChar w:fldCharType="begin"/>
      </w:r>
      <w:r>
        <w:rPr>
          <w:lang w:val="en-GB"/>
        </w:rPr>
        <w:instrText>REF _Ref84997836 \h</w:instrText>
      </w:r>
      <w:r>
        <w:rPr>
          <w:lang w:val="en-GB"/>
        </w:rPr>
      </w:r>
      <w:r>
        <w:rPr>
          <w:lang w:val="en-GB"/>
        </w:rPr>
        <w:fldChar w:fldCharType="separate"/>
      </w:r>
      <w:r w:rsidR="001E2F50">
        <w:rPr>
          <w:lang w:val="en-GB"/>
        </w:rPr>
        <w:t xml:space="preserve">Figure </w:t>
      </w:r>
      <w:r w:rsidR="001E2F50">
        <w:rPr>
          <w:noProof/>
          <w:lang w:val="en-GB"/>
        </w:rPr>
        <w:t>2</w:t>
      </w:r>
      <w:r>
        <w:rPr>
          <w:lang w:val="en-GB"/>
        </w:rPr>
        <w:fldChar w:fldCharType="end"/>
      </w:r>
      <w:r>
        <w:rPr>
          <w:lang w:val="en-GB"/>
        </w:rPr>
        <w:t xml:space="preserve">). The dataset is </w:t>
      </w:r>
      <w:r>
        <w:t>i</w:t>
      </w:r>
      <w:proofErr w:type="spellStart"/>
      <w:r>
        <w:rPr>
          <w:lang w:val="en-GB"/>
        </w:rPr>
        <w:t>ncomplete</w:t>
      </w:r>
      <w:proofErr w:type="spellEnd"/>
      <w:r>
        <w:rPr>
          <w:lang w:val="en-GB"/>
        </w:rPr>
        <w:t xml:space="preserve"> for the year after 2017.</w:t>
      </w:r>
    </w:p>
    <w:p w14:paraId="7895E0AA" w14:textId="77777777" w:rsidR="00D836BD" w:rsidRDefault="00D836BD">
      <w:pPr>
        <w:ind w:left="1056"/>
        <w:rPr>
          <w:lang w:val="en-GB"/>
        </w:rPr>
      </w:pPr>
    </w:p>
    <w:p w14:paraId="28D8D4B8" w14:textId="4A126523" w:rsidR="00D836BD" w:rsidRDefault="00A85131">
      <w:pPr>
        <w:pStyle w:val="Caption"/>
        <w:rPr>
          <w:lang w:val="en-GB"/>
        </w:rPr>
      </w:pPr>
      <w:bookmarkStart w:id="12" w:name="_Ref84997836"/>
      <w:r>
        <w:rPr>
          <w:noProof/>
        </w:rPr>
        <w:lastRenderedPageBreak/>
        <w:drawing>
          <wp:anchor distT="0" distB="0" distL="114300" distR="114300" simplePos="0" relativeHeight="11" behindDoc="0" locked="0" layoutInCell="0" allowOverlap="1" wp14:anchorId="22660F82" wp14:editId="406DAEBD">
            <wp:simplePos x="0" y="0"/>
            <wp:positionH relativeFrom="column">
              <wp:posOffset>1905</wp:posOffset>
            </wp:positionH>
            <wp:positionV relativeFrom="paragraph">
              <wp:posOffset>635</wp:posOffset>
            </wp:positionV>
            <wp:extent cx="6390005" cy="3038475"/>
            <wp:effectExtent l="0" t="0" r="0" b="0"/>
            <wp:wrapTopAndBottom/>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stretch>
                      <a:fillRect/>
                    </a:stretch>
                  </pic:blipFill>
                  <pic:spPr bwMode="auto">
                    <a:xfrm>
                      <a:off x="0" y="0"/>
                      <a:ext cx="6390005" cy="3038475"/>
                    </a:xfrm>
                    <a:prstGeom prst="rect">
                      <a:avLst/>
                    </a:prstGeom>
                  </pic:spPr>
                </pic:pic>
              </a:graphicData>
            </a:graphic>
          </wp:anchor>
        </w:drawing>
      </w:r>
      <w:r>
        <w:rPr>
          <w:lang w:val="en-GB"/>
        </w:rPr>
        <w:t xml:space="preserve">Figure </w:t>
      </w:r>
      <w:r>
        <w:rPr>
          <w:lang w:val="en-GB"/>
        </w:rPr>
        <w:fldChar w:fldCharType="begin"/>
      </w:r>
      <w:r>
        <w:rPr>
          <w:lang w:val="en-GB"/>
        </w:rPr>
        <w:instrText>SEQ Figure \* ARABIC</w:instrText>
      </w:r>
      <w:r>
        <w:rPr>
          <w:lang w:val="en-GB"/>
        </w:rPr>
        <w:fldChar w:fldCharType="separate"/>
      </w:r>
      <w:r w:rsidR="001E2F50">
        <w:rPr>
          <w:noProof/>
          <w:lang w:val="en-GB"/>
        </w:rPr>
        <w:t>2</w:t>
      </w:r>
      <w:r>
        <w:rPr>
          <w:lang w:val="en-GB"/>
        </w:rPr>
        <w:fldChar w:fldCharType="end"/>
      </w:r>
      <w:bookmarkEnd w:id="12"/>
      <w:r>
        <w:rPr>
          <w:lang w:val="en-GB"/>
        </w:rPr>
        <w:t xml:space="preserve"> - Number of titles released per year</w:t>
      </w:r>
    </w:p>
    <w:p w14:paraId="21654D2B" w14:textId="454A60E1" w:rsidR="00D836BD" w:rsidRDefault="00A85131">
      <w:pPr>
        <w:pStyle w:val="Heading2"/>
        <w:numPr>
          <w:ilvl w:val="1"/>
          <w:numId w:val="2"/>
        </w:numPr>
      </w:pPr>
      <w:bookmarkStart w:id="13" w:name="_Toc85099494"/>
      <w:r>
        <w:t xml:space="preserve">Data </w:t>
      </w:r>
      <w:r>
        <w:rPr>
          <w:lang w:val="fr-FR"/>
        </w:rPr>
        <w:t>C</w:t>
      </w:r>
      <w:proofErr w:type="spellStart"/>
      <w:r>
        <w:t>ompletion</w:t>
      </w:r>
      <w:bookmarkEnd w:id="13"/>
      <w:proofErr w:type="spellEnd"/>
    </w:p>
    <w:p w14:paraId="464E388C" w14:textId="3477E581" w:rsidR="00D836BD" w:rsidRDefault="00A85131">
      <w:pPr>
        <w:ind w:left="1068"/>
        <w:rPr>
          <w:lang w:val="en-GB"/>
        </w:rPr>
      </w:pPr>
      <w:r>
        <w:rPr>
          <w:lang w:val="en-GB"/>
        </w:rPr>
        <w:t xml:space="preserve">Unfortunately, the data we currently have only contains the total sales of the game, the studio, the country and the publisher which not enough to build a prediction model, so we need to gather </w:t>
      </w:r>
      <w:r>
        <w:t>extra</w:t>
      </w:r>
      <w:r>
        <w:rPr>
          <w:lang w:val="en-GB"/>
        </w:rPr>
        <w:t xml:space="preserve"> factors/features that reflect the importance of each game from </w:t>
      </w:r>
      <w:r>
        <w:t xml:space="preserve">the </w:t>
      </w:r>
      <w:r>
        <w:rPr>
          <w:lang w:val="en-GB"/>
        </w:rPr>
        <w:t xml:space="preserve">view point of </w:t>
      </w:r>
      <w:proofErr w:type="spellStart"/>
      <w:r>
        <w:rPr>
          <w:lang w:val="en-GB"/>
        </w:rPr>
        <w:t>cutomers</w:t>
      </w:r>
      <w:proofErr w:type="spellEnd"/>
      <w:r>
        <w:rPr>
          <w:lang w:val="en-GB"/>
        </w:rPr>
        <w:t xml:space="preserve"> and users. Such information can be </w:t>
      </w:r>
      <w:proofErr w:type="gramStart"/>
      <w:r>
        <w:rPr>
          <w:lang w:val="en-GB"/>
        </w:rPr>
        <w:t>find</w:t>
      </w:r>
      <w:proofErr w:type="gramEnd"/>
      <w:r>
        <w:rPr>
          <w:lang w:val="en-GB"/>
        </w:rPr>
        <w:t xml:space="preserve"> on sites such as Metacritic or jeuxvideo.com.</w:t>
      </w:r>
    </w:p>
    <w:p w14:paraId="41DC291A" w14:textId="77777777" w:rsidR="00D836BD" w:rsidRDefault="00A85131">
      <w:pPr>
        <w:ind w:left="1068"/>
        <w:rPr>
          <w:lang w:val="en-GB"/>
        </w:rPr>
      </w:pPr>
      <w:r>
        <w:rPr>
          <w:lang w:val="en-GB"/>
        </w:rPr>
        <w:t xml:space="preserve">Metacritic.com is a site that aggregates professional reviewer scores from video games (various platforms). Metacritic calculates an average score called </w:t>
      </w:r>
      <w:proofErr w:type="spellStart"/>
      <w:r>
        <w:rPr>
          <w:lang w:val="en-GB"/>
        </w:rPr>
        <w:t>Metascore</w:t>
      </w:r>
      <w:proofErr w:type="spellEnd"/>
      <w:r>
        <w:rPr>
          <w:lang w:val="en-GB"/>
        </w:rPr>
        <w:t>, based on the various professional reviewers by converting the reviewers’ local score into a score of 0 to 100 (</w:t>
      </w:r>
      <w:proofErr w:type="gramStart"/>
      <w:r>
        <w:rPr>
          <w:lang w:val="en-GB"/>
        </w:rPr>
        <w:t>e.g.</w:t>
      </w:r>
      <w:proofErr w:type="gramEnd"/>
      <w:r>
        <w:rPr>
          <w:lang w:val="en-GB"/>
        </w:rPr>
        <w:t xml:space="preserve"> a local score of 8 out of 10 renders a </w:t>
      </w:r>
      <w:proofErr w:type="spellStart"/>
      <w:r>
        <w:rPr>
          <w:lang w:val="en-GB"/>
        </w:rPr>
        <w:t>Metascore</w:t>
      </w:r>
      <w:proofErr w:type="spellEnd"/>
      <w:r>
        <w:rPr>
          <w:lang w:val="en-GB"/>
        </w:rPr>
        <w:t xml:space="preserve"> of 80). These scores are weighted (based on the quality and overall stature of the source) and finalized into a professional </w:t>
      </w:r>
      <w:proofErr w:type="spellStart"/>
      <w:r>
        <w:rPr>
          <w:lang w:val="en-GB"/>
        </w:rPr>
        <w:t>Metascore</w:t>
      </w:r>
      <w:proofErr w:type="spellEnd"/>
      <w:r>
        <w:rPr>
          <w:lang w:val="en-GB"/>
        </w:rPr>
        <w:t>.</w:t>
      </w:r>
    </w:p>
    <w:p w14:paraId="3621A6E8" w14:textId="77777777" w:rsidR="00D836BD" w:rsidRDefault="00A85131">
      <w:pPr>
        <w:ind w:left="1068"/>
        <w:rPr>
          <w:lang w:val="en-GB"/>
        </w:rPr>
      </w:pPr>
      <w:r>
        <w:rPr>
          <w:lang w:val="en-GB"/>
        </w:rPr>
        <w:t xml:space="preserve">Regular non-professional users are also allowed to score the media on a scale of 0 to 10. The unweighted average of this score is presented by Metacritic as the </w:t>
      </w:r>
      <w:proofErr w:type="spellStart"/>
      <w:r>
        <w:rPr>
          <w:lang w:val="en-GB"/>
        </w:rPr>
        <w:t>Userscore</w:t>
      </w:r>
      <w:proofErr w:type="spellEnd"/>
      <w:r>
        <w:rPr>
          <w:lang w:val="en-GB"/>
        </w:rPr>
        <w:t xml:space="preserve">. Non-professional users can also post their own reviews along with their score. </w:t>
      </w:r>
    </w:p>
    <w:p w14:paraId="440CF1AA" w14:textId="4D0C112A" w:rsidR="00D836BD" w:rsidRDefault="00A85131">
      <w:pPr>
        <w:ind w:left="1068"/>
        <w:rPr>
          <w:lang w:val="en-GB"/>
        </w:rPr>
      </w:pPr>
      <w:r>
        <w:rPr>
          <w:lang w:val="en-GB"/>
        </w:rPr>
        <w:t xml:space="preserve">The user score is divided into three tiers: Positive, Neutral and Negative, where Positive is ratings 8 to 10, Neutral is ratings 5 to 7, and Negative is ratings 0 to 4. The rating tiers are </w:t>
      </w:r>
      <w:proofErr w:type="spellStart"/>
      <w:r>
        <w:rPr>
          <w:lang w:val="en-GB"/>
        </w:rPr>
        <w:t>color</w:t>
      </w:r>
      <w:proofErr w:type="spellEnd"/>
      <w:r>
        <w:rPr>
          <w:lang w:val="en-GB"/>
        </w:rPr>
        <w:t xml:space="preserve"> coded in green for Positive, yellow for Neutral and red for Negative. We will proceed scraping these ratings from the Metacritic website (</w:t>
      </w:r>
      <w:hyperlink r:id="rId12">
        <w:r>
          <w:rPr>
            <w:rStyle w:val="Hyperlink"/>
            <w:lang w:val="en-GB"/>
          </w:rPr>
          <w:t>https://www.metacritic.com</w:t>
        </w:r>
      </w:hyperlink>
      <w:r>
        <w:rPr>
          <w:lang w:val="en-GB"/>
        </w:rPr>
        <w:t>).</w:t>
      </w:r>
    </w:p>
    <w:p w14:paraId="3F9FE95D" w14:textId="77777777" w:rsidR="00D836BD" w:rsidRDefault="00D836BD">
      <w:pPr>
        <w:ind w:left="1068"/>
        <w:rPr>
          <w:lang w:val="en-GB"/>
        </w:rPr>
      </w:pPr>
    </w:p>
    <w:p w14:paraId="74C8701F" w14:textId="77777777" w:rsidR="00D836BD" w:rsidRDefault="00A85131">
      <w:pPr>
        <w:pStyle w:val="Heading3"/>
        <w:numPr>
          <w:ilvl w:val="2"/>
          <w:numId w:val="2"/>
        </w:numPr>
        <w:ind w:left="1701"/>
      </w:pPr>
      <w:bookmarkStart w:id="14" w:name="_Toc85099495"/>
      <w:r>
        <w:t>Web Scraping</w:t>
      </w:r>
      <w:bookmarkEnd w:id="14"/>
    </w:p>
    <w:p w14:paraId="48823F36" w14:textId="633037F8" w:rsidR="00D836BD" w:rsidRDefault="00A85131">
      <w:pPr>
        <w:ind w:left="1701"/>
        <w:rPr>
          <w:lang w:val="en-GB"/>
        </w:rPr>
      </w:pPr>
      <w:r>
        <w:rPr>
          <w:lang w:val="en-GB"/>
        </w:rPr>
        <w:t xml:space="preserve">A notebook preparing for scraping the </w:t>
      </w:r>
      <w:proofErr w:type="spellStart"/>
      <w:r>
        <w:rPr>
          <w:lang w:val="en-GB"/>
        </w:rPr>
        <w:t>metacritic’s</w:t>
      </w:r>
      <w:proofErr w:type="spellEnd"/>
      <w:r>
        <w:rPr>
          <w:lang w:val="en-GB"/>
        </w:rPr>
        <w:t xml:space="preserve"> webpage has been </w:t>
      </w:r>
      <w:proofErr w:type="spellStart"/>
      <w:r>
        <w:rPr>
          <w:lang w:val="en-GB"/>
        </w:rPr>
        <w:t>preprared</w:t>
      </w:r>
      <w:proofErr w:type="spellEnd"/>
      <w:r>
        <w:rPr>
          <w:lang w:val="en-GB"/>
        </w:rPr>
        <w:t xml:space="preserve"> using the library bs4 from </w:t>
      </w:r>
      <w:proofErr w:type="spellStart"/>
      <w:r>
        <w:rPr>
          <w:lang w:val="en-GB"/>
        </w:rPr>
        <w:t>BeatifulSoup</w:t>
      </w:r>
      <w:proofErr w:type="spellEnd"/>
      <w:r>
        <w:rPr>
          <w:lang w:val="en-GB"/>
        </w:rPr>
        <w:t xml:space="preserve"> and </w:t>
      </w:r>
      <w:proofErr w:type="spellStart"/>
      <w:proofErr w:type="gramStart"/>
      <w:r>
        <w:rPr>
          <w:lang w:val="en-GB"/>
        </w:rPr>
        <w:t>urllib.request</w:t>
      </w:r>
      <w:proofErr w:type="spellEnd"/>
      <w:proofErr w:type="gramEnd"/>
      <w:r>
        <w:rPr>
          <w:lang w:val="en-GB"/>
        </w:rPr>
        <w:t xml:space="preserve"> (see annex </w:t>
      </w:r>
      <w:r>
        <w:rPr>
          <w:lang w:val="en-GB"/>
        </w:rPr>
        <w:fldChar w:fldCharType="begin"/>
      </w:r>
      <w:r>
        <w:rPr>
          <w:lang w:val="en-GB"/>
        </w:rPr>
        <w:instrText>REF _Ref85007962 \r \h</w:instrText>
      </w:r>
      <w:r>
        <w:rPr>
          <w:lang w:val="en-GB"/>
        </w:rPr>
      </w:r>
      <w:r>
        <w:rPr>
          <w:lang w:val="en-GB"/>
        </w:rPr>
        <w:fldChar w:fldCharType="separate"/>
      </w:r>
      <w:r w:rsidR="001E2F50">
        <w:rPr>
          <w:lang w:val="en-GB"/>
        </w:rPr>
        <w:t>0</w:t>
      </w:r>
      <w:r>
        <w:rPr>
          <w:lang w:val="en-GB"/>
        </w:rPr>
        <w:fldChar w:fldCharType="end"/>
      </w:r>
      <w:r>
        <w:rPr>
          <w:lang w:val="en-GB"/>
        </w:rPr>
        <w:t>).</w:t>
      </w:r>
    </w:p>
    <w:p w14:paraId="47BFCE76" w14:textId="77777777" w:rsidR="00D836BD" w:rsidRDefault="00A85131">
      <w:pPr>
        <w:ind w:left="1701"/>
        <w:rPr>
          <w:lang w:val="en-GB"/>
        </w:rPr>
      </w:pPr>
      <w:r>
        <w:rPr>
          <w:lang w:val="en-GB"/>
        </w:rPr>
        <w:t xml:space="preserve">When grouping by year A first look at the webpage, we have noticed critics are made for games released from 1996 to 2021. Typically, the webpage lists their database with an </w:t>
      </w:r>
      <w:proofErr w:type="spellStart"/>
      <w:r>
        <w:rPr>
          <w:lang w:val="en-GB"/>
        </w:rPr>
        <w:t>url</w:t>
      </w:r>
      <w:proofErr w:type="spellEnd"/>
      <w:r>
        <w:rPr>
          <w:lang w:val="en-GB"/>
        </w:rPr>
        <w:t xml:space="preserve"> as follows:</w:t>
      </w:r>
    </w:p>
    <w:p w14:paraId="24606886" w14:textId="3C99DCB6" w:rsidR="00D836BD" w:rsidRDefault="00391626">
      <w:pPr>
        <w:ind w:left="1701"/>
        <w:rPr>
          <w:lang w:val="en-GB"/>
        </w:rPr>
      </w:pPr>
      <w:hyperlink r:id="rId13">
        <w:r w:rsidR="00A85131">
          <w:rPr>
            <w:rStyle w:val="Hyperlink"/>
            <w:lang w:val="en-GB"/>
          </w:rPr>
          <w:t>https://www.metacritic.com/browse/games/score/metascore/year/all/filtered?year_selected=</w:t>
        </w:r>
        <w:r w:rsidR="00A85131">
          <w:rPr>
            <w:rStyle w:val="Hyperlink"/>
            <w:highlight w:val="yellow"/>
            <w:lang w:val="en-GB"/>
          </w:rPr>
          <w:t>2020</w:t>
        </w:r>
        <w:r w:rsidR="00A85131">
          <w:rPr>
            <w:rStyle w:val="Hyperlink"/>
            <w:lang w:val="en-GB"/>
          </w:rPr>
          <w:t>&amp;distribution=&amp;sort=desc&amp;view=detailed&amp;page=</w:t>
        </w:r>
        <w:r w:rsidR="00A85131">
          <w:rPr>
            <w:rStyle w:val="Hyperlink"/>
            <w:highlight w:val="yellow"/>
            <w:lang w:val="en-GB"/>
          </w:rPr>
          <w:t>5</w:t>
        </w:r>
      </w:hyperlink>
    </w:p>
    <w:p w14:paraId="2196A67C" w14:textId="77777777" w:rsidR="00D836BD" w:rsidRDefault="00D836BD">
      <w:pPr>
        <w:ind w:left="1701"/>
        <w:rPr>
          <w:lang w:val="en-GB"/>
        </w:rPr>
      </w:pPr>
    </w:p>
    <w:p w14:paraId="2B7DB9AA" w14:textId="76AC56B5" w:rsidR="00D836BD" w:rsidRDefault="00A85131">
      <w:pPr>
        <w:ind w:left="1701"/>
        <w:rPr>
          <w:lang w:val="en-GB"/>
        </w:rPr>
      </w:pPr>
      <w:r>
        <w:rPr>
          <w:lang w:val="en-GB"/>
        </w:rPr>
        <w:t xml:space="preserve">Scraping is a long process. To avoid overloading the scrapped page with our requests, we have carried it out by 5-year period creating thus databases df0 to df4. Using a “for” loop, each </w:t>
      </w:r>
      <w:proofErr w:type="spellStart"/>
      <w:r>
        <w:rPr>
          <w:lang w:val="en-GB"/>
        </w:rPr>
        <w:t>url</w:t>
      </w:r>
      <w:proofErr w:type="spellEnd"/>
      <w:r>
        <w:rPr>
          <w:lang w:val="en-GB"/>
        </w:rPr>
        <w:t xml:space="preserve"> has been called upon by the algorithm for scraping. We have also used the sleep function from the time library to limit the impact of Metacritic’s server.</w:t>
      </w:r>
    </w:p>
    <w:p w14:paraId="114887B3" w14:textId="77777777" w:rsidR="00D836BD" w:rsidRDefault="00A85131">
      <w:pPr>
        <w:ind w:left="1701"/>
        <w:rPr>
          <w:lang w:val="en-GB"/>
        </w:rPr>
      </w:pPr>
      <w:r>
        <w:rPr>
          <w:lang w:val="en-GB"/>
        </w:rPr>
        <w:t xml:space="preserve">To select the data within the webpage, we have used </w:t>
      </w:r>
      <w:proofErr w:type="spellStart"/>
      <w:r>
        <w:rPr>
          <w:lang w:val="en-GB"/>
        </w:rPr>
        <w:t>SelectorGadget</w:t>
      </w:r>
      <w:proofErr w:type="spellEnd"/>
      <w:r>
        <w:rPr>
          <w:lang w:val="en-GB"/>
        </w:rPr>
        <w:t xml:space="preserve"> for Chrome. This powerful tool has allowed us to select for each title the platform, year (of release), Meta score and User score for the 18817 titles in Metacritic’s database. </w:t>
      </w:r>
    </w:p>
    <w:p w14:paraId="268AA8CF" w14:textId="4C875D95" w:rsidR="00D836BD" w:rsidRDefault="00A85131">
      <w:pPr>
        <w:ind w:left="1701"/>
        <w:rPr>
          <w:lang w:val="en-GB"/>
        </w:rPr>
      </w:pPr>
      <w:r>
        <w:rPr>
          <w:lang w:val="en-GB"/>
        </w:rPr>
        <w:t xml:space="preserve">We have combined our scraping data with other data scraped by other people found on Kaggle. The final database has a volume of 50 000 rows with after dropping the duplicated lines and the </w:t>
      </w:r>
      <w:proofErr w:type="spellStart"/>
      <w:r>
        <w:rPr>
          <w:lang w:val="en-GB"/>
        </w:rPr>
        <w:t>NaNs</w:t>
      </w:r>
      <w:proofErr w:type="spellEnd"/>
      <w:r>
        <w:rPr>
          <w:lang w:val="en-GB"/>
        </w:rPr>
        <w:t xml:space="preserve"> amount to the final 40 000 lines. </w:t>
      </w:r>
    </w:p>
    <w:p w14:paraId="307ACB51" w14:textId="77777777" w:rsidR="00D836BD" w:rsidRDefault="00D836BD">
      <w:pPr>
        <w:ind w:left="1701"/>
        <w:rPr>
          <w:lang w:val="en-GB"/>
        </w:rPr>
      </w:pPr>
    </w:p>
    <w:p w14:paraId="71D6AC27" w14:textId="001DF27A" w:rsidR="00D836BD" w:rsidRDefault="00A85131">
      <w:pPr>
        <w:pStyle w:val="Heading3"/>
        <w:numPr>
          <w:ilvl w:val="2"/>
          <w:numId w:val="2"/>
        </w:numPr>
        <w:ind w:left="1701"/>
      </w:pPr>
      <w:bookmarkStart w:id="15" w:name="_Toc85099496"/>
      <w:r>
        <w:t xml:space="preserve">Databases </w:t>
      </w:r>
      <w:r>
        <w:rPr>
          <w:lang w:val="fr-FR"/>
        </w:rPr>
        <w:t>M</w:t>
      </w:r>
      <w:proofErr w:type="spellStart"/>
      <w:r>
        <w:t>erging</w:t>
      </w:r>
      <w:bookmarkEnd w:id="15"/>
      <w:proofErr w:type="spellEnd"/>
    </w:p>
    <w:p w14:paraId="53974A2E" w14:textId="6F5D194A" w:rsidR="00D836BD" w:rsidRDefault="00A85131">
      <w:pPr>
        <w:ind w:left="1701"/>
        <w:rPr>
          <w:lang w:val="en-GB"/>
        </w:rPr>
      </w:pPr>
      <w:r>
        <w:rPr>
          <w:lang w:val="en-GB"/>
        </w:rPr>
        <w:t xml:space="preserve">The databases </w:t>
      </w:r>
      <w:proofErr w:type="spellStart"/>
      <w:r>
        <w:rPr>
          <w:lang w:val="en-GB"/>
        </w:rPr>
        <w:t>vgsales</w:t>
      </w:r>
      <w:proofErr w:type="spellEnd"/>
      <w:r>
        <w:rPr>
          <w:lang w:val="en-GB"/>
        </w:rPr>
        <w:t xml:space="preserve"> and </w:t>
      </w:r>
      <w:proofErr w:type="spellStart"/>
      <w:r>
        <w:rPr>
          <w:lang w:val="en-GB"/>
        </w:rPr>
        <w:t>Meta_vg</w:t>
      </w:r>
      <w:proofErr w:type="spellEnd"/>
      <w:r>
        <w:rPr>
          <w:lang w:val="en-GB"/>
        </w:rPr>
        <w:t xml:space="preserve"> will be merged so that all data is available in a single set for later operations. Given that the same title may be available for different platforms, we will use the triple criteria of matching columns “Name”, “Platform” and “Year” to select the rows to join. To maximize the number of matches, we previously proceed to normalize the fields “Name” and “Platform” as NFKD (to remove tildes, dieresis, …) and enforce uppercasing. See annex </w:t>
      </w:r>
      <w:r>
        <w:rPr>
          <w:lang w:val="en-GB"/>
        </w:rPr>
        <w:fldChar w:fldCharType="begin"/>
      </w:r>
      <w:r>
        <w:rPr>
          <w:lang w:val="en-GB"/>
        </w:rPr>
        <w:instrText>REF _Ref83109249 \r \h</w:instrText>
      </w:r>
      <w:r>
        <w:rPr>
          <w:lang w:val="en-GB"/>
        </w:rPr>
      </w:r>
      <w:r>
        <w:rPr>
          <w:lang w:val="en-GB"/>
        </w:rPr>
        <w:fldChar w:fldCharType="separate"/>
      </w:r>
      <w:r w:rsidR="001E2F50">
        <w:rPr>
          <w:lang w:val="en-GB"/>
        </w:rPr>
        <w:t>0</w:t>
      </w:r>
      <w:r>
        <w:rPr>
          <w:lang w:val="en-GB"/>
        </w:rPr>
        <w:fldChar w:fldCharType="end"/>
      </w:r>
      <w:r>
        <w:rPr>
          <w:lang w:val="en-GB"/>
        </w:rPr>
        <w:t xml:space="preserve"> for further details.</w:t>
      </w:r>
    </w:p>
    <w:p w14:paraId="6E05A3D8" w14:textId="77777777" w:rsidR="00D836BD" w:rsidRDefault="00A85131">
      <w:pPr>
        <w:rPr>
          <w:lang w:val="en-GB"/>
        </w:rPr>
      </w:pPr>
      <w:r>
        <w:rPr>
          <w:lang w:val="en-GB"/>
        </w:rPr>
        <w:tab/>
      </w:r>
    </w:p>
    <w:p w14:paraId="696B8D34" w14:textId="77777777" w:rsidR="00D836BD" w:rsidRDefault="00A85131">
      <w:pPr>
        <w:ind w:left="1068"/>
        <w:rPr>
          <w:lang w:val="en-GB"/>
        </w:rPr>
      </w:pPr>
      <w:r>
        <w:rPr>
          <w:lang w:val="en-GB"/>
        </w:rPr>
        <w:t>Our resulting database is named “VG_Meta_Score.csv” and has 5044 rows and 13 columns.</w:t>
      </w:r>
    </w:p>
    <w:p w14:paraId="5E14E7EB" w14:textId="77777777" w:rsidR="00D836BD" w:rsidRDefault="00D836BD">
      <w:pPr>
        <w:ind w:left="1068"/>
        <w:rPr>
          <w:lang w:val="en-GB"/>
        </w:rPr>
      </w:pPr>
    </w:p>
    <w:p w14:paraId="63120F04" w14:textId="77777777" w:rsidR="00D836BD" w:rsidRDefault="00A85131">
      <w:pPr>
        <w:keepNext/>
        <w:rPr>
          <w:lang w:val="en-GB"/>
        </w:rPr>
      </w:pPr>
      <w:r>
        <w:rPr>
          <w:noProof/>
        </w:rPr>
        <w:drawing>
          <wp:inline distT="0" distB="0" distL="0" distR="0" wp14:anchorId="4AD5718F" wp14:editId="7972602D">
            <wp:extent cx="6390640" cy="117284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4"/>
                    <a:stretch>
                      <a:fillRect/>
                    </a:stretch>
                  </pic:blipFill>
                  <pic:spPr bwMode="auto">
                    <a:xfrm>
                      <a:off x="0" y="0"/>
                      <a:ext cx="6390640" cy="1172845"/>
                    </a:xfrm>
                    <a:prstGeom prst="rect">
                      <a:avLst/>
                    </a:prstGeom>
                  </pic:spPr>
                </pic:pic>
              </a:graphicData>
            </a:graphic>
          </wp:inline>
        </w:drawing>
      </w:r>
    </w:p>
    <w:p w14:paraId="46D6F4D4" w14:textId="26BEB4E7" w:rsidR="00D836BD" w:rsidRDefault="00A85131">
      <w:pPr>
        <w:pStyle w:val="Caption"/>
        <w:rPr>
          <w:lang w:val="en-GB"/>
        </w:rPr>
      </w:pPr>
      <w:r>
        <w:rPr>
          <w:lang w:val="en-GB"/>
        </w:rPr>
        <w:t xml:space="preserve">Figure </w:t>
      </w:r>
      <w:r>
        <w:rPr>
          <w:lang w:val="en-GB"/>
        </w:rPr>
        <w:fldChar w:fldCharType="begin"/>
      </w:r>
      <w:r>
        <w:rPr>
          <w:lang w:val="en-GB"/>
        </w:rPr>
        <w:instrText>SEQ Figure \* ARABIC</w:instrText>
      </w:r>
      <w:r>
        <w:rPr>
          <w:lang w:val="en-GB"/>
        </w:rPr>
        <w:fldChar w:fldCharType="separate"/>
      </w:r>
      <w:r w:rsidR="001E2F50">
        <w:rPr>
          <w:noProof/>
          <w:lang w:val="en-GB"/>
        </w:rPr>
        <w:t>3</w:t>
      </w:r>
      <w:r>
        <w:rPr>
          <w:lang w:val="en-GB"/>
        </w:rPr>
        <w:fldChar w:fldCharType="end"/>
      </w:r>
      <w:r>
        <w:rPr>
          <w:lang w:val="en-GB"/>
        </w:rPr>
        <w:t xml:space="preserve"> – Extract from </w:t>
      </w:r>
      <w:proofErr w:type="spellStart"/>
      <w:r>
        <w:rPr>
          <w:lang w:val="en-GB"/>
        </w:rPr>
        <w:t>VG_Meta_Score</w:t>
      </w:r>
      <w:proofErr w:type="spellEnd"/>
      <w:r>
        <w:rPr>
          <w:lang w:val="en-GB"/>
        </w:rPr>
        <w:t xml:space="preserve"> (merged database)</w:t>
      </w:r>
    </w:p>
    <w:p w14:paraId="3F7B43D4" w14:textId="77777777" w:rsidR="00D836BD" w:rsidRDefault="00A85131">
      <w:pPr>
        <w:pStyle w:val="Heading2"/>
        <w:numPr>
          <w:ilvl w:val="1"/>
          <w:numId w:val="2"/>
        </w:numPr>
      </w:pPr>
      <w:bookmarkStart w:id="16" w:name="_Toc85099497"/>
      <w:r>
        <w:t>Data cleaning and methodology.</w:t>
      </w:r>
      <w:bookmarkEnd w:id="16"/>
    </w:p>
    <w:p w14:paraId="76E5FB8C" w14:textId="77777777" w:rsidR="00D836BD" w:rsidRDefault="00A85131">
      <w:pPr>
        <w:pStyle w:val="ListParagraph"/>
        <w:ind w:left="1068"/>
        <w:rPr>
          <w:lang w:val="en-GB"/>
        </w:rPr>
      </w:pPr>
      <w:r>
        <w:rPr>
          <w:lang w:val="en-GB"/>
        </w:rPr>
        <w:t xml:space="preserve">A look at the dataset confirms </w:t>
      </w:r>
      <w:proofErr w:type="spellStart"/>
      <w:r>
        <w:t>that</w:t>
      </w:r>
      <w:proofErr w:type="spellEnd"/>
      <w:r>
        <w:t xml:space="preserve"> </w:t>
      </w:r>
      <w:r>
        <w:rPr>
          <w:lang w:val="en-GB"/>
        </w:rPr>
        <w:t xml:space="preserve">there are </w:t>
      </w:r>
      <w:proofErr w:type="spellStart"/>
      <w:proofErr w:type="gramStart"/>
      <w:r>
        <w:rPr>
          <w:lang w:val="en-GB"/>
        </w:rPr>
        <w:t>non NaN</w:t>
      </w:r>
      <w:proofErr w:type="spellEnd"/>
      <w:proofErr w:type="gramEnd"/>
      <w:r>
        <w:rPr>
          <w:lang w:val="en-GB"/>
        </w:rPr>
        <w:t xml:space="preserve"> values.</w:t>
      </w:r>
    </w:p>
    <w:p w14:paraId="6FF01A66" w14:textId="14617C79" w:rsidR="00D836BD" w:rsidRDefault="00A85131">
      <w:pPr>
        <w:pStyle w:val="ListParagraph"/>
        <w:ind w:left="1068"/>
        <w:rPr>
          <w:lang w:val="en-GB"/>
        </w:rPr>
      </w:pPr>
      <w:r>
        <w:rPr>
          <w:lang w:val="en-GB"/>
        </w:rPr>
        <w:t xml:space="preserve">A correlation analysis between the variables (see </w:t>
      </w:r>
      <w:r>
        <w:rPr>
          <w:lang w:val="en-GB"/>
        </w:rPr>
        <w:fldChar w:fldCharType="begin"/>
      </w:r>
      <w:r>
        <w:rPr>
          <w:lang w:val="en-GB"/>
        </w:rPr>
        <w:instrText>REF _Ref83070697 \h</w:instrText>
      </w:r>
      <w:r>
        <w:rPr>
          <w:lang w:val="en-GB"/>
        </w:rPr>
      </w:r>
      <w:r>
        <w:rPr>
          <w:lang w:val="en-GB"/>
        </w:rPr>
        <w:fldChar w:fldCharType="separate"/>
      </w:r>
      <w:r w:rsidR="001E2F50">
        <w:rPr>
          <w:lang w:val="en-GB"/>
        </w:rPr>
        <w:t xml:space="preserve">Figure </w:t>
      </w:r>
      <w:r w:rsidR="001E2F50">
        <w:rPr>
          <w:noProof/>
          <w:lang w:val="en-GB"/>
        </w:rPr>
        <w:t>4</w:t>
      </w:r>
      <w:r>
        <w:rPr>
          <w:lang w:val="en-GB"/>
        </w:rPr>
        <w:fldChar w:fldCharType="end"/>
      </w:r>
      <w:r>
        <w:rPr>
          <w:lang w:val="en-GB"/>
        </w:rPr>
        <w:t xml:space="preserve">) shows that the </w:t>
      </w:r>
      <w:proofErr w:type="spellStart"/>
      <w:r>
        <w:rPr>
          <w:lang w:val="en-GB"/>
        </w:rPr>
        <w:t>NA_Sales</w:t>
      </w:r>
      <w:proofErr w:type="spellEnd"/>
      <w:r>
        <w:rPr>
          <w:lang w:val="en-GB"/>
        </w:rPr>
        <w:t xml:space="preserve">, </w:t>
      </w:r>
      <w:proofErr w:type="spellStart"/>
      <w:r>
        <w:rPr>
          <w:lang w:val="en-GB"/>
        </w:rPr>
        <w:t>EU_Sales</w:t>
      </w:r>
      <w:proofErr w:type="spellEnd"/>
      <w:r>
        <w:rPr>
          <w:lang w:val="en-GB"/>
        </w:rPr>
        <w:t xml:space="preserve">, </w:t>
      </w:r>
      <w:proofErr w:type="spellStart"/>
      <w:r>
        <w:rPr>
          <w:lang w:val="en-GB"/>
        </w:rPr>
        <w:t>JP_Sales</w:t>
      </w:r>
      <w:proofErr w:type="spellEnd"/>
      <w:r>
        <w:rPr>
          <w:lang w:val="en-GB"/>
        </w:rPr>
        <w:t xml:space="preserve">, and </w:t>
      </w:r>
      <w:proofErr w:type="spellStart"/>
      <w:r>
        <w:rPr>
          <w:lang w:val="en-GB"/>
        </w:rPr>
        <w:t>Other_Sales</w:t>
      </w:r>
      <w:proofErr w:type="spellEnd"/>
      <w:r>
        <w:rPr>
          <w:lang w:val="en-GB"/>
        </w:rPr>
        <w:t xml:space="preserve"> are the highest correlated with target variable </w:t>
      </w:r>
      <w:proofErr w:type="spellStart"/>
      <w:r>
        <w:rPr>
          <w:lang w:val="en-GB"/>
        </w:rPr>
        <w:t>Global_Sales</w:t>
      </w:r>
      <w:proofErr w:type="spellEnd"/>
      <w:r>
        <w:rPr>
          <w:lang w:val="en-GB"/>
        </w:rPr>
        <w:t xml:space="preserve">, and even between each other. These higher correlations between sales variables help us to understand the global nature of the video game industry, so success on one continent usually means success on another as well. This finding support selecting the </w:t>
      </w:r>
      <w:proofErr w:type="spellStart"/>
      <w:r>
        <w:rPr>
          <w:lang w:val="en-GB"/>
        </w:rPr>
        <w:t>Global_Sales</w:t>
      </w:r>
      <w:proofErr w:type="spellEnd"/>
      <w:r>
        <w:rPr>
          <w:lang w:val="en-GB"/>
        </w:rPr>
        <w:t xml:space="preserve"> variable to be used as a dependent variable. There is also very weak correlation between Year and the other numeric variables.</w:t>
      </w:r>
    </w:p>
    <w:p w14:paraId="6931B4A9" w14:textId="77777777" w:rsidR="00D836BD" w:rsidRDefault="00A85131">
      <w:pPr>
        <w:pStyle w:val="ListParagraph"/>
        <w:keepNext/>
        <w:ind w:left="0"/>
        <w:jc w:val="center"/>
        <w:rPr>
          <w:lang w:val="en-GB"/>
        </w:rPr>
      </w:pPr>
      <w:r>
        <w:rPr>
          <w:noProof/>
        </w:rPr>
        <w:drawing>
          <wp:inline distT="0" distB="0" distL="0" distR="0" wp14:anchorId="33E08766" wp14:editId="47B72102">
            <wp:extent cx="5383530" cy="368490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5"/>
                    <a:stretch>
                      <a:fillRect/>
                    </a:stretch>
                  </pic:blipFill>
                  <pic:spPr bwMode="auto">
                    <a:xfrm>
                      <a:off x="0" y="0"/>
                      <a:ext cx="5383530" cy="3684905"/>
                    </a:xfrm>
                    <a:prstGeom prst="rect">
                      <a:avLst/>
                    </a:prstGeom>
                  </pic:spPr>
                </pic:pic>
              </a:graphicData>
            </a:graphic>
          </wp:inline>
        </w:drawing>
      </w:r>
    </w:p>
    <w:p w14:paraId="32ECB01B" w14:textId="2E009992" w:rsidR="00D836BD" w:rsidRDefault="00A85131">
      <w:pPr>
        <w:pStyle w:val="Caption"/>
        <w:rPr>
          <w:lang w:val="en-GB"/>
        </w:rPr>
      </w:pPr>
      <w:bookmarkStart w:id="17" w:name="_Ref83070697"/>
      <w:r>
        <w:rPr>
          <w:lang w:val="en-GB"/>
        </w:rPr>
        <w:t xml:space="preserve">Figure </w:t>
      </w:r>
      <w:r>
        <w:rPr>
          <w:lang w:val="en-GB"/>
        </w:rPr>
        <w:fldChar w:fldCharType="begin"/>
      </w:r>
      <w:r>
        <w:rPr>
          <w:lang w:val="en-GB"/>
        </w:rPr>
        <w:instrText>SEQ Figure \* ARABIC</w:instrText>
      </w:r>
      <w:r>
        <w:rPr>
          <w:lang w:val="en-GB"/>
        </w:rPr>
        <w:fldChar w:fldCharType="separate"/>
      </w:r>
      <w:r w:rsidR="001E2F50">
        <w:rPr>
          <w:noProof/>
          <w:lang w:val="en-GB"/>
        </w:rPr>
        <w:t>4</w:t>
      </w:r>
      <w:r>
        <w:rPr>
          <w:lang w:val="en-GB"/>
        </w:rPr>
        <w:fldChar w:fldCharType="end"/>
      </w:r>
      <w:bookmarkEnd w:id="17"/>
      <w:r>
        <w:rPr>
          <w:lang w:val="en-GB"/>
        </w:rPr>
        <w:t xml:space="preserve"> - Correlation matrix from appendix </w:t>
      </w:r>
      <w:r>
        <w:rPr>
          <w:lang w:val="en-GB"/>
        </w:rPr>
        <w:fldChar w:fldCharType="begin"/>
      </w:r>
      <w:r>
        <w:rPr>
          <w:lang w:val="en-GB"/>
        </w:rPr>
        <w:instrText>REF _Ref83109372 \r \h</w:instrText>
      </w:r>
      <w:r>
        <w:rPr>
          <w:lang w:val="en-GB"/>
        </w:rPr>
      </w:r>
      <w:r>
        <w:rPr>
          <w:lang w:val="en-GB"/>
        </w:rPr>
        <w:fldChar w:fldCharType="separate"/>
      </w:r>
      <w:r w:rsidR="001E2F50">
        <w:rPr>
          <w:lang w:val="en-GB"/>
        </w:rPr>
        <w:t>0</w:t>
      </w:r>
      <w:r>
        <w:rPr>
          <w:lang w:val="en-GB"/>
        </w:rPr>
        <w:fldChar w:fldCharType="end"/>
      </w:r>
    </w:p>
    <w:p w14:paraId="3D2CC730" w14:textId="77777777" w:rsidR="00D836BD" w:rsidRDefault="00A85131">
      <w:pPr>
        <w:pStyle w:val="Heading3"/>
        <w:numPr>
          <w:ilvl w:val="2"/>
          <w:numId w:val="2"/>
        </w:numPr>
        <w:ind w:left="1701"/>
      </w:pPr>
      <w:bookmarkStart w:id="18" w:name="_Toc85099498"/>
      <w:r>
        <w:t>Methodology</w:t>
      </w:r>
      <w:bookmarkEnd w:id="18"/>
    </w:p>
    <w:p w14:paraId="79E24BEF" w14:textId="115F4A8E" w:rsidR="00D836BD" w:rsidRDefault="00A85131">
      <w:pPr>
        <w:pStyle w:val="ListParagraph"/>
        <w:numPr>
          <w:ilvl w:val="0"/>
          <w:numId w:val="5"/>
        </w:numPr>
        <w:rPr>
          <w:lang w:val="en-GB"/>
        </w:rPr>
      </w:pPr>
      <w:r>
        <w:rPr>
          <w:lang w:val="en-GB"/>
        </w:rPr>
        <w:t xml:space="preserve">For a </w:t>
      </w:r>
      <w:r>
        <w:rPr>
          <w:u w:val="single"/>
          <w:lang w:val="en-GB"/>
        </w:rPr>
        <w:t>first approach</w:t>
      </w:r>
      <w:r>
        <w:rPr>
          <w:lang w:val="en-GB"/>
        </w:rPr>
        <w:t xml:space="preserve">, numeric variables </w:t>
      </w:r>
      <w:proofErr w:type="spellStart"/>
      <w:r>
        <w:rPr>
          <w:lang w:val="en-GB"/>
        </w:rPr>
        <w:t>NA_Sales</w:t>
      </w:r>
      <w:proofErr w:type="spellEnd"/>
      <w:r>
        <w:rPr>
          <w:lang w:val="en-GB"/>
        </w:rPr>
        <w:t xml:space="preserve">, </w:t>
      </w:r>
      <w:proofErr w:type="spellStart"/>
      <w:r>
        <w:rPr>
          <w:lang w:val="en-GB"/>
        </w:rPr>
        <w:t>EU_Sales</w:t>
      </w:r>
      <w:proofErr w:type="spellEnd"/>
      <w:r>
        <w:rPr>
          <w:lang w:val="en-GB"/>
        </w:rPr>
        <w:t xml:space="preserve">, </w:t>
      </w:r>
      <w:proofErr w:type="spellStart"/>
      <w:r>
        <w:rPr>
          <w:lang w:val="en-GB"/>
        </w:rPr>
        <w:t>JP_Sales</w:t>
      </w:r>
      <w:proofErr w:type="spellEnd"/>
      <w:r>
        <w:rPr>
          <w:lang w:val="en-GB"/>
        </w:rPr>
        <w:t xml:space="preserve">, and </w:t>
      </w:r>
      <w:proofErr w:type="spellStart"/>
      <w:r>
        <w:rPr>
          <w:lang w:val="en-GB"/>
        </w:rPr>
        <w:t>Other_Sales</w:t>
      </w:r>
      <w:proofErr w:type="spellEnd"/>
      <w:r>
        <w:rPr>
          <w:lang w:val="en-GB"/>
        </w:rPr>
        <w:t xml:space="preserve"> will be disregarded. We will keep only “Global Sales” as it is our target variable.</w:t>
      </w:r>
    </w:p>
    <w:p w14:paraId="7988054F" w14:textId="77777777" w:rsidR="00D836BD" w:rsidRDefault="00A85131">
      <w:pPr>
        <w:pStyle w:val="ListParagraph"/>
        <w:numPr>
          <w:ilvl w:val="0"/>
          <w:numId w:val="5"/>
        </w:numPr>
        <w:rPr>
          <w:lang w:val="en-GB"/>
        </w:rPr>
      </w:pPr>
      <w:r>
        <w:rPr>
          <w:lang w:val="en-GB"/>
        </w:rPr>
        <w:t xml:space="preserve">We will proceed later with a </w:t>
      </w:r>
      <w:r>
        <w:rPr>
          <w:u w:val="single"/>
          <w:lang w:val="en-GB"/>
        </w:rPr>
        <w:t>second approach</w:t>
      </w:r>
      <w:r>
        <w:rPr>
          <w:lang w:val="en-GB"/>
        </w:rPr>
        <w:t xml:space="preserve"> where NA sales will be taken into account. This will cover the case where a game is released in one region ahead of the release in another region. We expect this will increase the score of the predictions.</w:t>
      </w:r>
    </w:p>
    <w:p w14:paraId="7240A0B5" w14:textId="77777777" w:rsidR="00D836BD" w:rsidRDefault="00A85131">
      <w:pPr>
        <w:pStyle w:val="ListParagraph"/>
        <w:numPr>
          <w:ilvl w:val="0"/>
          <w:numId w:val="5"/>
        </w:numPr>
        <w:rPr>
          <w:lang w:val="en-GB"/>
        </w:rPr>
      </w:pPr>
      <w:r>
        <w:rPr>
          <w:lang w:val="en-GB"/>
        </w:rPr>
        <w:lastRenderedPageBreak/>
        <w:t xml:space="preserve">Finally, a </w:t>
      </w:r>
      <w:r>
        <w:rPr>
          <w:u w:val="single"/>
          <w:lang w:val="en-GB"/>
        </w:rPr>
        <w:t>further study</w:t>
      </w:r>
      <w:r>
        <w:rPr>
          <w:lang w:val="en-GB"/>
        </w:rPr>
        <w:t xml:space="preserve"> will be performed where alternative modelling options will be presented that may improve these scores.</w:t>
      </w:r>
    </w:p>
    <w:p w14:paraId="34622715" w14:textId="77777777" w:rsidR="00D836BD" w:rsidRDefault="00A85131">
      <w:pPr>
        <w:pStyle w:val="ListParagraph"/>
        <w:ind w:left="1068"/>
        <w:rPr>
          <w:lang w:val="en-GB"/>
        </w:rPr>
      </w:pPr>
      <w:r>
        <w:rPr>
          <w:lang w:val="en-GB"/>
        </w:rPr>
        <w:t>Rank variable is also dropped as meaningless in the context of this database.</w:t>
      </w:r>
    </w:p>
    <w:p w14:paraId="348216B0" w14:textId="77777777" w:rsidR="00D836BD" w:rsidRDefault="00A85131">
      <w:pPr>
        <w:pStyle w:val="ListParagraph"/>
        <w:ind w:left="1068"/>
        <w:rPr>
          <w:lang w:val="en-GB"/>
        </w:rPr>
      </w:pPr>
      <w:r w:rsidRPr="00BC49D0">
        <w:rPr>
          <w:lang w:val="en-GB"/>
          <w:rPrChange w:id="19" w:author="C Gallardo" w:date="2021-10-14T07:02:00Z">
            <w:rPr>
              <w:highlight w:val="yellow"/>
              <w:lang w:val="en-GB"/>
            </w:rPr>
          </w:rPrChange>
        </w:rPr>
        <w:t>We also proceed dropping the variable “Publisher”.</w:t>
      </w:r>
      <w:r w:rsidRPr="00BC49D0">
        <w:rPr>
          <w:lang w:val="en-GB"/>
        </w:rPr>
        <w:t xml:space="preserve"> This is a categorical variable with 204 unique values. We will apply a </w:t>
      </w:r>
      <w:proofErr w:type="spellStart"/>
      <w:r w:rsidRPr="00BC49D0">
        <w:rPr>
          <w:lang w:val="en-GB"/>
        </w:rPr>
        <w:t>get_dummies</w:t>
      </w:r>
      <w:proofErr w:type="spellEnd"/>
      <w:r w:rsidRPr="00BC49D0">
        <w:rPr>
          <w:lang w:val="en-GB"/>
        </w:rPr>
        <w:t xml:space="preserve"> method to the </w:t>
      </w:r>
      <w:proofErr w:type="spellStart"/>
      <w:r w:rsidRPr="00BC49D0">
        <w:rPr>
          <w:lang w:val="en-GB"/>
        </w:rPr>
        <w:t>dataframe</w:t>
      </w:r>
      <w:proofErr w:type="spellEnd"/>
      <w:r w:rsidRPr="00BC49D0">
        <w:rPr>
          <w:lang w:val="en-GB"/>
        </w:rPr>
        <w:t xml:space="preserve"> and keeping this categorical variable will generate a high number of columns that will be generate unnecessary processing time </w:t>
      </w:r>
      <w:r w:rsidRPr="00BC49D0">
        <w:rPr>
          <w:lang w:val="en-GB"/>
          <w:rPrChange w:id="20" w:author="C Gallardo" w:date="2021-10-14T07:02:00Z">
            <w:rPr>
              <w:highlight w:val="yellow"/>
              <w:lang w:val="en-GB"/>
            </w:rPr>
          </w:rPrChange>
        </w:rPr>
        <w:t>for this iteration</w:t>
      </w:r>
      <w:r w:rsidRPr="00BC49D0">
        <w:rPr>
          <w:lang w:val="en-GB"/>
        </w:rPr>
        <w:t>.</w:t>
      </w:r>
    </w:p>
    <w:p w14:paraId="7DAD3167" w14:textId="77777777" w:rsidR="00D836BD" w:rsidRDefault="00D836BD">
      <w:pPr>
        <w:pStyle w:val="ListParagraph"/>
        <w:ind w:left="1068"/>
        <w:rPr>
          <w:lang w:val="en-GB"/>
        </w:rPr>
      </w:pPr>
    </w:p>
    <w:p w14:paraId="784D49F4" w14:textId="0FBBD592" w:rsidR="00D836BD" w:rsidRDefault="00A85131">
      <w:pPr>
        <w:pStyle w:val="Heading3"/>
        <w:numPr>
          <w:ilvl w:val="2"/>
          <w:numId w:val="2"/>
        </w:numPr>
        <w:ind w:left="1701"/>
      </w:pPr>
      <w:bookmarkStart w:id="21" w:name="_Toc85099499"/>
      <w:r>
        <w:t xml:space="preserve">Numerical </w:t>
      </w:r>
      <w:r>
        <w:rPr>
          <w:lang w:val="fr-FR"/>
        </w:rPr>
        <w:t>V</w:t>
      </w:r>
      <w:proofErr w:type="spellStart"/>
      <w:r>
        <w:t>ariables</w:t>
      </w:r>
      <w:proofErr w:type="spellEnd"/>
      <w:r>
        <w:t>.</w:t>
      </w:r>
      <w:bookmarkEnd w:id="21"/>
    </w:p>
    <w:p w14:paraId="481B1A7D" w14:textId="35754A55" w:rsidR="00D836BD" w:rsidRDefault="00A85131">
      <w:pPr>
        <w:ind w:left="1701"/>
        <w:rPr>
          <w:ins w:id="22" w:author="C Gallardo" w:date="2021-10-14T06:31:00Z"/>
          <w:lang w:val="en-GB"/>
        </w:rPr>
      </w:pPr>
      <w:r>
        <w:rPr>
          <w:lang w:val="en-GB"/>
        </w:rPr>
        <w:t>A quick look at the units sold in the database confirms the removal of all data before year 1996. We can also see we do not have data available from year 2018 onwards.</w:t>
      </w:r>
    </w:p>
    <w:p w14:paraId="6FB17B0A" w14:textId="77777777" w:rsidR="00D96F89" w:rsidRDefault="00D96F89">
      <w:pPr>
        <w:ind w:left="1701"/>
        <w:rPr>
          <w:lang w:val="en-GB"/>
        </w:rPr>
      </w:pPr>
    </w:p>
    <w:p w14:paraId="52D40932" w14:textId="40E558F2" w:rsidR="00D836BD" w:rsidRDefault="00D96F89">
      <w:pPr>
        <w:ind w:left="1701"/>
        <w:rPr>
          <w:lang w:val="en-GB"/>
        </w:rPr>
      </w:pPr>
      <w:ins w:id="23" w:author="C Gallardo" w:date="2021-10-14T06:31:00Z">
        <w:r>
          <w:rPr>
            <w:noProof/>
            <w:lang w:val="en-GB"/>
          </w:rPr>
          <w:drawing>
            <wp:inline distT="0" distB="0" distL="0" distR="0" wp14:anchorId="39922603" wp14:editId="62BE3147">
              <wp:extent cx="5415280" cy="2592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429426" cy="2599262"/>
                      </a:xfrm>
                      <a:prstGeom prst="rect">
                        <a:avLst/>
                      </a:prstGeom>
                    </pic:spPr>
                  </pic:pic>
                </a:graphicData>
              </a:graphic>
            </wp:inline>
          </w:drawing>
        </w:r>
      </w:ins>
    </w:p>
    <w:p w14:paraId="2B71B090" w14:textId="38F8E5A4" w:rsidR="00D836BD" w:rsidRDefault="00A85131">
      <w:pPr>
        <w:keepNext/>
        <w:rPr>
          <w:lang w:val="en-GB"/>
        </w:rPr>
      </w:pPr>
      <w:del w:id="24" w:author="C Gallardo" w:date="2021-10-14T06:30:00Z">
        <w:r w:rsidDel="00D96F89">
          <w:rPr>
            <w:noProof/>
          </w:rPr>
          <w:drawing>
            <wp:inline distT="0" distB="0" distL="0" distR="0" wp14:anchorId="577A121B" wp14:editId="3F8E9C52">
              <wp:extent cx="6390640" cy="267462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7"/>
                      <a:stretch>
                        <a:fillRect/>
                      </a:stretch>
                    </pic:blipFill>
                    <pic:spPr bwMode="auto">
                      <a:xfrm>
                        <a:off x="0" y="0"/>
                        <a:ext cx="6390640" cy="2674620"/>
                      </a:xfrm>
                      <a:prstGeom prst="rect">
                        <a:avLst/>
                      </a:prstGeom>
                    </pic:spPr>
                  </pic:pic>
                </a:graphicData>
              </a:graphic>
            </wp:inline>
          </w:drawing>
        </w:r>
      </w:del>
    </w:p>
    <w:p w14:paraId="438F3F48" w14:textId="380B1E5A" w:rsidR="00D836BD" w:rsidRDefault="00A85131">
      <w:pPr>
        <w:pStyle w:val="Caption"/>
        <w:rPr>
          <w:lang w:val="en-GB"/>
        </w:rPr>
      </w:pPr>
      <w:r>
        <w:rPr>
          <w:lang w:val="en-GB"/>
        </w:rPr>
        <w:t xml:space="preserve">Figure </w:t>
      </w:r>
      <w:r>
        <w:rPr>
          <w:lang w:val="en-GB"/>
        </w:rPr>
        <w:fldChar w:fldCharType="begin"/>
      </w:r>
      <w:r>
        <w:rPr>
          <w:lang w:val="en-GB"/>
        </w:rPr>
        <w:instrText>SEQ Figure \* ARABIC</w:instrText>
      </w:r>
      <w:r>
        <w:rPr>
          <w:lang w:val="en-GB"/>
        </w:rPr>
        <w:fldChar w:fldCharType="separate"/>
      </w:r>
      <w:r w:rsidR="001E2F50">
        <w:rPr>
          <w:noProof/>
          <w:lang w:val="en-GB"/>
        </w:rPr>
        <w:t>5</w:t>
      </w:r>
      <w:r>
        <w:rPr>
          <w:lang w:val="en-GB"/>
        </w:rPr>
        <w:fldChar w:fldCharType="end"/>
      </w:r>
      <w:r>
        <w:rPr>
          <w:lang w:val="en-GB"/>
        </w:rPr>
        <w:t xml:space="preserve"> </w:t>
      </w:r>
      <w:r w:rsidR="00F66346">
        <w:rPr>
          <w:lang w:val="en-GB"/>
        </w:rPr>
        <w:t>–</w:t>
      </w:r>
      <w:r>
        <w:rPr>
          <w:lang w:val="en-GB"/>
        </w:rPr>
        <w:t xml:space="preserve"> </w:t>
      </w:r>
      <w:r w:rsidR="00F66346">
        <w:rPr>
          <w:lang w:val="en-GB"/>
        </w:rPr>
        <w:t>Number of games released</w:t>
      </w:r>
      <w:r>
        <w:rPr>
          <w:lang w:val="en-GB"/>
        </w:rPr>
        <w:t xml:space="preserve"> per year in final database</w:t>
      </w:r>
    </w:p>
    <w:p w14:paraId="697B851F" w14:textId="77777777" w:rsidR="00D836BD" w:rsidRDefault="00A85131">
      <w:pPr>
        <w:ind w:left="1701"/>
        <w:rPr>
          <w:lang w:val="en-GB"/>
        </w:rPr>
      </w:pPr>
      <w:r>
        <w:rPr>
          <w:lang w:val="en-GB"/>
        </w:rPr>
        <w:t xml:space="preserve">It is worth to note that figure above shows the units sold of a title per </w:t>
      </w:r>
      <w:r>
        <w:rPr>
          <w:u w:val="single"/>
          <w:lang w:val="en-GB"/>
        </w:rPr>
        <w:t>year of game release</w:t>
      </w:r>
      <w:r>
        <w:rPr>
          <w:lang w:val="en-GB"/>
        </w:rPr>
        <w:t>. The fact that there is a change of tendance between year 2008 and 2009, and that data is available up to year 2017, indicates the sales cycle of a game is around 8-9 years (to be confirmed by further study).</w:t>
      </w:r>
    </w:p>
    <w:p w14:paraId="42AED98B" w14:textId="77777777" w:rsidR="00D836BD" w:rsidRDefault="00D836BD">
      <w:pPr>
        <w:ind w:left="1701"/>
        <w:rPr>
          <w:lang w:val="en-GB"/>
        </w:rPr>
      </w:pPr>
    </w:p>
    <w:p w14:paraId="48DC76D2" w14:textId="5DFD8F5C" w:rsidR="00D836BD" w:rsidRDefault="00A85131">
      <w:pPr>
        <w:pStyle w:val="Heading3"/>
        <w:numPr>
          <w:ilvl w:val="2"/>
          <w:numId w:val="2"/>
        </w:numPr>
        <w:ind w:left="1701"/>
      </w:pPr>
      <w:bookmarkStart w:id="25" w:name="_Toc85099500"/>
      <w:r>
        <w:t xml:space="preserve">Categorical </w:t>
      </w:r>
      <w:r>
        <w:rPr>
          <w:lang w:val="fr-FR"/>
        </w:rPr>
        <w:t>V</w:t>
      </w:r>
      <w:proofErr w:type="spellStart"/>
      <w:r>
        <w:t>ariables</w:t>
      </w:r>
      <w:proofErr w:type="spellEnd"/>
      <w:r>
        <w:t>.</w:t>
      </w:r>
      <w:bookmarkEnd w:id="25"/>
    </w:p>
    <w:p w14:paraId="4CC74183" w14:textId="716BC710" w:rsidR="00D836BD" w:rsidRDefault="00A85131">
      <w:pPr>
        <w:ind w:left="1701"/>
      </w:pPr>
      <w:r>
        <w:t xml:space="preserve">The </w:t>
      </w:r>
      <w:proofErr w:type="spellStart"/>
      <w:r>
        <w:t>rest</w:t>
      </w:r>
      <w:proofErr w:type="spellEnd"/>
      <w:r>
        <w:t xml:space="preserve"> of the variables (Platform and Genre) are </w:t>
      </w:r>
      <w:proofErr w:type="spellStart"/>
      <w:r>
        <w:t>categorical</w:t>
      </w:r>
      <w:proofErr w:type="spellEnd"/>
      <w:r>
        <w:t xml:space="preserve">. </w:t>
      </w:r>
      <w:proofErr w:type="spellStart"/>
      <w:r>
        <w:t>They</w:t>
      </w:r>
      <w:proofErr w:type="spellEnd"/>
      <w:r>
        <w:t xml:space="preserve"> count 16 and 12 unique values </w:t>
      </w:r>
      <w:proofErr w:type="spellStart"/>
      <w:r>
        <w:t>respectively</w:t>
      </w:r>
      <w:proofErr w:type="spellEnd"/>
      <w:r>
        <w:t xml:space="preserve">. </w:t>
      </w:r>
      <w:proofErr w:type="spellStart"/>
      <w:r>
        <w:t>We</w:t>
      </w:r>
      <w:proofErr w:type="spellEnd"/>
      <w:r>
        <w:t xml:space="preserve"> </w:t>
      </w:r>
      <w:proofErr w:type="spellStart"/>
      <w:r>
        <w:t>will</w:t>
      </w:r>
      <w:proofErr w:type="spellEnd"/>
      <w:r>
        <w:t xml:space="preserve"> plot </w:t>
      </w:r>
      <w:del w:id="26" w:author="C Gallardo" w:date="2021-10-14T06:32:00Z">
        <w:r w:rsidDel="00D96F89">
          <w:rPr>
            <w:lang w:val="en-GB"/>
          </w:rPr>
          <w:delText>Global</w:delText>
        </w:r>
        <w:r w:rsidDel="00D96F89">
          <w:delText>_Sales</w:delText>
        </w:r>
      </w:del>
      <w:ins w:id="27" w:author="C Gallardo" w:date="2021-10-14T06:32:00Z">
        <w:r w:rsidR="00D96F89">
          <w:rPr>
            <w:lang w:val="en-GB"/>
          </w:rPr>
          <w:t>the count of the number of titles</w:t>
        </w:r>
      </w:ins>
      <w:r>
        <w:t xml:space="preserve"> </w:t>
      </w:r>
      <w:proofErr w:type="spellStart"/>
      <w:r>
        <w:t>against</w:t>
      </w:r>
      <w:proofErr w:type="spellEnd"/>
      <w:r>
        <w:t xml:space="preserve"> </w:t>
      </w:r>
      <w:proofErr w:type="spellStart"/>
      <w:r>
        <w:t>each</w:t>
      </w:r>
      <w:proofErr w:type="spellEnd"/>
      <w:r>
        <w:t xml:space="preserve"> </w:t>
      </w:r>
      <w:proofErr w:type="spellStart"/>
      <w:r>
        <w:t>categorical</w:t>
      </w:r>
      <w:proofErr w:type="spellEnd"/>
      <w:r>
        <w:t xml:space="preserve"> variable to </w:t>
      </w:r>
      <w:proofErr w:type="spellStart"/>
      <w:r>
        <w:t>better</w:t>
      </w:r>
      <w:proofErr w:type="spellEnd"/>
      <w:r>
        <w:t xml:space="preserve"> </w:t>
      </w:r>
      <w:proofErr w:type="spellStart"/>
      <w:r>
        <w:t>understand</w:t>
      </w:r>
      <w:proofErr w:type="spellEnd"/>
      <w:r>
        <w:t xml:space="preserve"> </w:t>
      </w:r>
      <w:proofErr w:type="spellStart"/>
      <w:r>
        <w:t>their</w:t>
      </w:r>
      <w:proofErr w:type="spellEnd"/>
      <w:r>
        <w:t xml:space="preserve"> relations. </w:t>
      </w:r>
      <w:proofErr w:type="spellStart"/>
      <w:r>
        <w:t>Please</w:t>
      </w:r>
      <w:proofErr w:type="spellEnd"/>
      <w:r>
        <w:t xml:space="preserve"> </w:t>
      </w:r>
      <w:proofErr w:type="spellStart"/>
      <w:r>
        <w:t>refer</w:t>
      </w:r>
      <w:proofErr w:type="spellEnd"/>
      <w:r>
        <w:t xml:space="preserve"> to </w:t>
      </w:r>
      <w:proofErr w:type="spellStart"/>
      <w:r>
        <w:t>appendix</w:t>
      </w:r>
      <w:proofErr w:type="spellEnd"/>
      <w:r>
        <w:t xml:space="preserve"> </w:t>
      </w:r>
      <w:r>
        <w:fldChar w:fldCharType="begin"/>
      </w:r>
      <w:r>
        <w:instrText>REF _Ref83114498 \r \h</w:instrText>
      </w:r>
      <w:r>
        <w:fldChar w:fldCharType="separate"/>
      </w:r>
      <w:r w:rsidR="001E2F50">
        <w:t>0</w:t>
      </w:r>
      <w:r>
        <w:fldChar w:fldCharType="end"/>
      </w:r>
      <w:r>
        <w:t xml:space="preserve"> for </w:t>
      </w:r>
      <w:proofErr w:type="spellStart"/>
      <w:r>
        <w:t>further</w:t>
      </w:r>
      <w:proofErr w:type="spellEnd"/>
      <w:r>
        <w:t xml:space="preserve"> </w:t>
      </w:r>
      <w:proofErr w:type="spellStart"/>
      <w:r>
        <w:t>details</w:t>
      </w:r>
      <w:proofErr w:type="spellEnd"/>
      <w:r>
        <w:t>.</w:t>
      </w:r>
    </w:p>
    <w:p w14:paraId="132915A9" w14:textId="77777777" w:rsidR="00D836BD" w:rsidRDefault="00A85131">
      <w:pPr>
        <w:pStyle w:val="ListParagraph"/>
        <w:keepNext/>
        <w:ind w:left="0"/>
        <w:rPr>
          <w:lang w:val="en-GB"/>
        </w:rPr>
      </w:pPr>
      <w:r>
        <w:rPr>
          <w:noProof/>
        </w:rPr>
        <w:drawing>
          <wp:inline distT="0" distB="0" distL="0" distR="0" wp14:anchorId="31152633" wp14:editId="13673631">
            <wp:extent cx="6390640" cy="246126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8"/>
                    <a:stretch>
                      <a:fillRect/>
                    </a:stretch>
                  </pic:blipFill>
                  <pic:spPr bwMode="auto">
                    <a:xfrm>
                      <a:off x="0" y="0"/>
                      <a:ext cx="6390640" cy="2461260"/>
                    </a:xfrm>
                    <a:prstGeom prst="rect">
                      <a:avLst/>
                    </a:prstGeom>
                  </pic:spPr>
                </pic:pic>
              </a:graphicData>
            </a:graphic>
          </wp:inline>
        </w:drawing>
      </w:r>
    </w:p>
    <w:p w14:paraId="2A30AA6B" w14:textId="6449120D" w:rsidR="00D836BD" w:rsidRDefault="00A85131">
      <w:pPr>
        <w:pStyle w:val="Caption"/>
        <w:rPr>
          <w:lang w:val="en-GB"/>
        </w:rPr>
      </w:pPr>
      <w:r>
        <w:rPr>
          <w:lang w:val="en-GB"/>
        </w:rPr>
        <w:t xml:space="preserve">Figure </w:t>
      </w:r>
      <w:r>
        <w:rPr>
          <w:lang w:val="en-GB"/>
        </w:rPr>
        <w:fldChar w:fldCharType="begin"/>
      </w:r>
      <w:r>
        <w:rPr>
          <w:lang w:val="en-GB"/>
        </w:rPr>
        <w:instrText>SEQ Figure \* ARABIC</w:instrText>
      </w:r>
      <w:r>
        <w:rPr>
          <w:lang w:val="en-GB"/>
        </w:rPr>
        <w:fldChar w:fldCharType="separate"/>
      </w:r>
      <w:r w:rsidR="001E2F50">
        <w:rPr>
          <w:noProof/>
          <w:lang w:val="en-GB"/>
        </w:rPr>
        <w:t>6</w:t>
      </w:r>
      <w:r>
        <w:rPr>
          <w:lang w:val="en-GB"/>
        </w:rPr>
        <w:fldChar w:fldCharType="end"/>
      </w:r>
      <w:r>
        <w:rPr>
          <w:lang w:val="en-GB"/>
        </w:rPr>
        <w:t xml:space="preserve"> - Number of </w:t>
      </w:r>
      <w:del w:id="28" w:author="C Gallardo" w:date="2021-10-14T06:32:00Z">
        <w:r w:rsidDel="00D96F89">
          <w:rPr>
            <w:lang w:val="en-GB"/>
          </w:rPr>
          <w:delText xml:space="preserve">units </w:delText>
        </w:r>
      </w:del>
      <w:r w:rsidR="00F66346">
        <w:rPr>
          <w:lang w:val="en-GB"/>
        </w:rPr>
        <w:t>games</w:t>
      </w:r>
      <w:ins w:id="29" w:author="C Gallardo" w:date="2021-10-14T06:32:00Z">
        <w:r w:rsidR="00D96F89">
          <w:rPr>
            <w:lang w:val="en-GB"/>
          </w:rPr>
          <w:t xml:space="preserve"> released</w:t>
        </w:r>
      </w:ins>
      <w:del w:id="30" w:author="C Gallardo" w:date="2021-10-14T06:32:00Z">
        <w:r w:rsidDel="00D96F89">
          <w:rPr>
            <w:lang w:val="en-GB"/>
          </w:rPr>
          <w:delText>sold</w:delText>
        </w:r>
      </w:del>
      <w:r>
        <w:rPr>
          <w:lang w:val="en-GB"/>
        </w:rPr>
        <w:t xml:space="preserve"> grouped by platform</w:t>
      </w:r>
    </w:p>
    <w:p w14:paraId="2806A34A" w14:textId="77777777" w:rsidR="00D836BD" w:rsidRDefault="00A85131">
      <w:pPr>
        <w:pStyle w:val="ListParagraph"/>
        <w:keepNext/>
        <w:ind w:left="0"/>
        <w:rPr>
          <w:lang w:val="en-GB"/>
        </w:rPr>
      </w:pPr>
      <w:r>
        <w:rPr>
          <w:noProof/>
        </w:rPr>
        <w:lastRenderedPageBreak/>
        <w:drawing>
          <wp:inline distT="0" distB="0" distL="0" distR="0" wp14:anchorId="7996B599" wp14:editId="25C1B531">
            <wp:extent cx="6390640" cy="231902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19"/>
                    <a:stretch>
                      <a:fillRect/>
                    </a:stretch>
                  </pic:blipFill>
                  <pic:spPr bwMode="auto">
                    <a:xfrm>
                      <a:off x="0" y="0"/>
                      <a:ext cx="6390640" cy="2319020"/>
                    </a:xfrm>
                    <a:prstGeom prst="rect">
                      <a:avLst/>
                    </a:prstGeom>
                  </pic:spPr>
                </pic:pic>
              </a:graphicData>
            </a:graphic>
          </wp:inline>
        </w:drawing>
      </w:r>
    </w:p>
    <w:p w14:paraId="21B30E40" w14:textId="1A2DA053" w:rsidR="00D836BD" w:rsidRDefault="00A85131">
      <w:pPr>
        <w:pStyle w:val="Caption"/>
        <w:rPr>
          <w:lang w:val="en-GB"/>
        </w:rPr>
      </w:pPr>
      <w:r>
        <w:rPr>
          <w:lang w:val="en-GB"/>
        </w:rPr>
        <w:t xml:space="preserve">Figure </w:t>
      </w:r>
      <w:r>
        <w:rPr>
          <w:lang w:val="en-GB"/>
        </w:rPr>
        <w:fldChar w:fldCharType="begin"/>
      </w:r>
      <w:r>
        <w:rPr>
          <w:lang w:val="en-GB"/>
        </w:rPr>
        <w:instrText>SEQ Figure \* ARABIC</w:instrText>
      </w:r>
      <w:r>
        <w:rPr>
          <w:lang w:val="en-GB"/>
        </w:rPr>
        <w:fldChar w:fldCharType="separate"/>
      </w:r>
      <w:r w:rsidR="001E2F50">
        <w:rPr>
          <w:noProof/>
          <w:lang w:val="en-GB"/>
        </w:rPr>
        <w:t>7</w:t>
      </w:r>
      <w:r>
        <w:rPr>
          <w:lang w:val="en-GB"/>
        </w:rPr>
        <w:fldChar w:fldCharType="end"/>
      </w:r>
      <w:r>
        <w:rPr>
          <w:lang w:val="en-GB"/>
        </w:rPr>
        <w:t xml:space="preserve"> - Number of </w:t>
      </w:r>
      <w:del w:id="31" w:author="C Gallardo" w:date="2021-10-14T06:32:00Z">
        <w:r w:rsidDel="00D96F89">
          <w:rPr>
            <w:lang w:val="en-GB"/>
          </w:rPr>
          <w:delText xml:space="preserve">units </w:delText>
        </w:r>
      </w:del>
      <w:r w:rsidR="00F66346">
        <w:rPr>
          <w:lang w:val="en-GB"/>
        </w:rPr>
        <w:t>game</w:t>
      </w:r>
      <w:ins w:id="32" w:author="C Gallardo" w:date="2021-10-14T06:32:00Z">
        <w:r w:rsidR="00D96F89">
          <w:rPr>
            <w:lang w:val="en-GB"/>
          </w:rPr>
          <w:t>s released</w:t>
        </w:r>
      </w:ins>
      <w:del w:id="33" w:author="C Gallardo" w:date="2021-10-14T06:32:00Z">
        <w:r w:rsidDel="00D96F89">
          <w:rPr>
            <w:lang w:val="en-GB"/>
          </w:rPr>
          <w:delText>sold</w:delText>
        </w:r>
      </w:del>
      <w:r>
        <w:rPr>
          <w:lang w:val="en-GB"/>
        </w:rPr>
        <w:t xml:space="preserve"> grouped by genre</w:t>
      </w:r>
    </w:p>
    <w:p w14:paraId="6D3661D9" w14:textId="4831328B" w:rsidR="00D836BD" w:rsidRDefault="00A85131">
      <w:pPr>
        <w:pStyle w:val="Heading1"/>
        <w:numPr>
          <w:ilvl w:val="0"/>
          <w:numId w:val="2"/>
        </w:numPr>
        <w:ind w:left="284"/>
      </w:pPr>
      <w:bookmarkStart w:id="34" w:name="_Ref84998780"/>
      <w:bookmarkStart w:id="35" w:name="_Toc85099501"/>
      <w:r>
        <w:t xml:space="preserve">Initial </w:t>
      </w:r>
      <w:r>
        <w:rPr>
          <w:lang w:val="fr-FR"/>
        </w:rPr>
        <w:t>A</w:t>
      </w:r>
      <w:proofErr w:type="spellStart"/>
      <w:r>
        <w:t>pproach</w:t>
      </w:r>
      <w:bookmarkEnd w:id="34"/>
      <w:bookmarkEnd w:id="35"/>
      <w:proofErr w:type="spellEnd"/>
    </w:p>
    <w:p w14:paraId="5A54AF4D" w14:textId="77777777" w:rsidR="00D836BD" w:rsidRDefault="00A85131">
      <w:pPr>
        <w:pStyle w:val="Heading2"/>
        <w:numPr>
          <w:ilvl w:val="1"/>
          <w:numId w:val="2"/>
        </w:numPr>
      </w:pPr>
      <w:bookmarkStart w:id="36" w:name="_Toc85099502"/>
      <w:r>
        <w:t>Description</w:t>
      </w:r>
      <w:bookmarkEnd w:id="36"/>
    </w:p>
    <w:p w14:paraId="7DD60558" w14:textId="2A4F1A90" w:rsidR="00D836BD" w:rsidRDefault="00A85131">
      <w:pPr>
        <w:pStyle w:val="ListParagraph"/>
        <w:ind w:left="1068"/>
        <w:rPr>
          <w:lang w:val="en-GB"/>
        </w:rPr>
      </w:pPr>
      <w:r>
        <w:rPr>
          <w:lang w:val="en-GB"/>
        </w:rPr>
        <w:t xml:space="preserve">Our target is to predict global sales of a video game which is a continuous variable. This limits our model choice to Regression </w:t>
      </w:r>
      <w:r>
        <w:t>model</w:t>
      </w:r>
      <w:r>
        <w:rPr>
          <w:lang w:val="en-GB"/>
        </w:rPr>
        <w:t>. To enlarge the number of models available we will also try to transform the Regression problem into a classification problem (Logistic Regression).</w:t>
      </w:r>
    </w:p>
    <w:p w14:paraId="16980226" w14:textId="77777777" w:rsidR="00D836BD" w:rsidRDefault="00D836BD">
      <w:pPr>
        <w:pStyle w:val="ListParagraph"/>
        <w:ind w:left="1068"/>
        <w:rPr>
          <w:lang w:val="en-GB"/>
        </w:rPr>
      </w:pPr>
    </w:p>
    <w:p w14:paraId="609724F9" w14:textId="37BAD18B" w:rsidR="00D836BD" w:rsidRDefault="00A85131">
      <w:pPr>
        <w:pStyle w:val="Heading3"/>
        <w:numPr>
          <w:ilvl w:val="2"/>
          <w:numId w:val="2"/>
        </w:numPr>
        <w:ind w:left="1701"/>
      </w:pPr>
      <w:bookmarkStart w:id="37" w:name="_Toc85099503"/>
      <w:r>
        <w:t xml:space="preserve">Data </w:t>
      </w:r>
      <w:r>
        <w:rPr>
          <w:lang w:val="fr-FR"/>
        </w:rPr>
        <w:t>P</w:t>
      </w:r>
      <w:r>
        <w:t>reprocessing:</w:t>
      </w:r>
      <w:bookmarkEnd w:id="37"/>
    </w:p>
    <w:p w14:paraId="21725500" w14:textId="4C2EC05E" w:rsidR="00D836BD" w:rsidRDefault="00A85131">
      <w:pPr>
        <w:ind w:left="1701"/>
        <w:rPr>
          <w:lang w:val="en-GB"/>
        </w:rPr>
      </w:pPr>
      <w:r>
        <w:rPr>
          <w:lang w:val="en-GB"/>
        </w:rPr>
        <w:t xml:space="preserve">As we have noted above, no </w:t>
      </w:r>
      <w:proofErr w:type="spellStart"/>
      <w:r>
        <w:rPr>
          <w:lang w:val="en-GB"/>
        </w:rPr>
        <w:t>NaNs</w:t>
      </w:r>
      <w:proofErr w:type="spellEnd"/>
      <w:r>
        <w:rPr>
          <w:lang w:val="en-GB"/>
        </w:rPr>
        <w:t xml:space="preserve"> are present and all data is ready. We have therefore proceeded with the following steps (see </w:t>
      </w:r>
      <w:r>
        <w:rPr>
          <w:lang w:val="en-GB"/>
        </w:rPr>
        <w:fldChar w:fldCharType="begin"/>
      </w:r>
      <w:r>
        <w:rPr>
          <w:lang w:val="en-GB"/>
        </w:rPr>
        <w:instrText>REF _Ref83116402 \r \h</w:instrText>
      </w:r>
      <w:r>
        <w:rPr>
          <w:lang w:val="en-GB"/>
        </w:rPr>
      </w:r>
      <w:r>
        <w:rPr>
          <w:lang w:val="en-GB"/>
        </w:rPr>
        <w:fldChar w:fldCharType="separate"/>
      </w:r>
      <w:r w:rsidR="001E2F50">
        <w:rPr>
          <w:lang w:val="en-GB"/>
        </w:rPr>
        <w:t>0</w:t>
      </w:r>
      <w:r>
        <w:rPr>
          <w:lang w:val="en-GB"/>
        </w:rPr>
        <w:fldChar w:fldCharType="end"/>
      </w:r>
      <w:r>
        <w:rPr>
          <w:lang w:val="en-GB"/>
        </w:rPr>
        <w:t xml:space="preserve"> for further details):</w:t>
      </w:r>
    </w:p>
    <w:p w14:paraId="3A33B419" w14:textId="77777777" w:rsidR="00D836BD" w:rsidRDefault="00A85131">
      <w:pPr>
        <w:pStyle w:val="ListParagraph"/>
        <w:numPr>
          <w:ilvl w:val="0"/>
          <w:numId w:val="4"/>
        </w:numPr>
        <w:rPr>
          <w:lang w:val="en-GB"/>
        </w:rPr>
      </w:pPr>
      <w:r>
        <w:rPr>
          <w:lang w:val="en-GB"/>
        </w:rPr>
        <w:t xml:space="preserve">Apply the </w:t>
      </w:r>
      <w:proofErr w:type="spellStart"/>
      <w:r>
        <w:rPr>
          <w:i/>
          <w:iCs/>
          <w:lang w:val="en-GB"/>
        </w:rPr>
        <w:t>pd.get_dummies</w:t>
      </w:r>
      <w:proofErr w:type="spellEnd"/>
      <w:r>
        <w:rPr>
          <w:lang w:val="en-GB"/>
        </w:rPr>
        <w:t xml:space="preserve"> function to the categorical features (Platform and Genre).</w:t>
      </w:r>
    </w:p>
    <w:p w14:paraId="6C90E76A" w14:textId="77777777" w:rsidR="00D836BD" w:rsidRDefault="00A85131">
      <w:pPr>
        <w:pStyle w:val="ListParagraph"/>
        <w:numPr>
          <w:ilvl w:val="0"/>
          <w:numId w:val="4"/>
        </w:numPr>
        <w:rPr>
          <w:lang w:val="en-GB"/>
        </w:rPr>
      </w:pPr>
      <w:r>
        <w:rPr>
          <w:lang w:val="en-GB"/>
        </w:rPr>
        <w:t>Divide the database between the target variable and the feature variables.</w:t>
      </w:r>
    </w:p>
    <w:p w14:paraId="0E0AC087" w14:textId="77777777" w:rsidR="00D836BD" w:rsidRDefault="00A85131">
      <w:pPr>
        <w:pStyle w:val="ListParagraph"/>
        <w:numPr>
          <w:ilvl w:val="0"/>
          <w:numId w:val="4"/>
        </w:numPr>
        <w:rPr>
          <w:lang w:val="en-GB"/>
        </w:rPr>
      </w:pPr>
      <w:r>
        <w:rPr>
          <w:lang w:val="en-GB"/>
        </w:rPr>
        <w:t>As values range at very different scales for all variables, apply Standard Scaler to normalize them:</w:t>
      </w:r>
    </w:p>
    <w:p w14:paraId="4D88A7A0" w14:textId="77777777" w:rsidR="00D836BD" w:rsidRDefault="00A85131">
      <w:pPr>
        <w:pStyle w:val="ListParagraph"/>
        <w:numPr>
          <w:ilvl w:val="0"/>
          <w:numId w:val="4"/>
        </w:numPr>
        <w:rPr>
          <w:lang w:val="en-GB"/>
        </w:rPr>
      </w:pPr>
      <w:r>
        <w:rPr>
          <w:lang w:val="en-GB"/>
        </w:rPr>
        <w:t>Proceed with a train-test split of 20%.</w:t>
      </w:r>
    </w:p>
    <w:p w14:paraId="0E9381E4" w14:textId="3ECC646E" w:rsidR="00D836BD" w:rsidRPr="00D96F89" w:rsidRDefault="00A85131">
      <w:pPr>
        <w:pStyle w:val="ListParagraph"/>
        <w:numPr>
          <w:ilvl w:val="0"/>
          <w:numId w:val="4"/>
        </w:numPr>
        <w:rPr>
          <w:lang w:val="en-GB"/>
          <w:rPrChange w:id="38" w:author="C Gallardo" w:date="2021-10-14T06:30:00Z">
            <w:rPr>
              <w:highlight w:val="yellow"/>
              <w:lang w:val="en-GB"/>
            </w:rPr>
          </w:rPrChange>
        </w:rPr>
      </w:pPr>
      <w:r w:rsidRPr="00D96F89">
        <w:rPr>
          <w:lang w:val="en-GB"/>
          <w:rPrChange w:id="39" w:author="C Gallardo" w:date="2021-10-14T06:30:00Z">
            <w:rPr>
              <w:highlight w:val="yellow"/>
              <w:lang w:val="en-GB"/>
            </w:rPr>
          </w:rPrChange>
        </w:rPr>
        <w:t xml:space="preserve">Proceed applying a logarithmic transformation to the target </w:t>
      </w:r>
      <w:r w:rsidRPr="00D96F89">
        <w:rPr>
          <w:rPrChange w:id="40" w:author="C Gallardo" w:date="2021-10-14T06:30:00Z">
            <w:rPr>
              <w:highlight w:val="yellow"/>
            </w:rPr>
          </w:rPrChange>
        </w:rPr>
        <w:t>label</w:t>
      </w:r>
      <w:r w:rsidRPr="00D96F89">
        <w:rPr>
          <w:lang w:val="en-GB"/>
          <w:rPrChange w:id="41" w:author="C Gallardo" w:date="2021-10-14T06:30:00Z">
            <w:rPr>
              <w:highlight w:val="yellow"/>
              <w:lang w:val="en-GB"/>
            </w:rPr>
          </w:rPrChange>
        </w:rPr>
        <w:t>: This improves results.</w:t>
      </w:r>
    </w:p>
    <w:p w14:paraId="4BEAB65C" w14:textId="77777777" w:rsidR="00D836BD" w:rsidRDefault="00D836BD">
      <w:pPr>
        <w:ind w:left="1701"/>
        <w:rPr>
          <w:lang w:val="en-GB"/>
        </w:rPr>
      </w:pPr>
    </w:p>
    <w:p w14:paraId="0662B98C" w14:textId="3CFFE19A" w:rsidR="00D836BD" w:rsidRDefault="00A85131">
      <w:pPr>
        <w:pStyle w:val="Heading3"/>
        <w:numPr>
          <w:ilvl w:val="2"/>
          <w:numId w:val="2"/>
        </w:numPr>
        <w:ind w:left="1701"/>
      </w:pPr>
      <w:bookmarkStart w:id="42" w:name="_Ref83117907"/>
      <w:bookmarkStart w:id="43" w:name="_Toc85099504"/>
      <w:r>
        <w:t xml:space="preserve">Linear Regression </w:t>
      </w:r>
      <w:r>
        <w:rPr>
          <w:lang w:val="fr-FR"/>
        </w:rPr>
        <w:t>M</w:t>
      </w:r>
      <w:proofErr w:type="spellStart"/>
      <w:r>
        <w:t>odel</w:t>
      </w:r>
      <w:proofErr w:type="spellEnd"/>
      <w:r>
        <w:t>:</w:t>
      </w:r>
      <w:bookmarkEnd w:id="42"/>
      <w:bookmarkEnd w:id="43"/>
    </w:p>
    <w:p w14:paraId="1474E656" w14:textId="77777777" w:rsidR="00D836BD" w:rsidRDefault="00A85131">
      <w:pPr>
        <w:ind w:left="1701"/>
        <w:rPr>
          <w:lang w:val="en-GB"/>
        </w:rPr>
      </w:pPr>
      <w:r>
        <w:rPr>
          <w:lang w:val="en-GB"/>
        </w:rPr>
        <w:t>The above set has been trained using a liner regression model with the following results:</w:t>
      </w:r>
    </w:p>
    <w:p w14:paraId="63B526BD" w14:textId="77777777" w:rsidR="00D836BD" w:rsidRDefault="00A85131">
      <w:pPr>
        <w:ind w:left="1701"/>
        <w:rPr>
          <w:lang w:val="en-GB"/>
        </w:rPr>
      </w:pPr>
      <w:r>
        <w:rPr>
          <w:lang w:val="en-GB"/>
        </w:rPr>
        <w:t xml:space="preserve">score </w:t>
      </w:r>
      <w:proofErr w:type="gramStart"/>
      <w:r>
        <w:rPr>
          <w:lang w:val="en-GB"/>
        </w:rPr>
        <w:t>train :</w:t>
      </w:r>
      <w:proofErr w:type="gramEnd"/>
      <w:r>
        <w:rPr>
          <w:lang w:val="en-GB"/>
        </w:rPr>
        <w:t xml:space="preserve"> </w:t>
      </w:r>
      <w:r>
        <w:rPr>
          <w:lang w:val="en-GB"/>
        </w:rPr>
        <w:tab/>
        <w:t>0.27</w:t>
      </w:r>
    </w:p>
    <w:p w14:paraId="379C1506" w14:textId="77777777" w:rsidR="00D836BD" w:rsidRDefault="00A85131">
      <w:pPr>
        <w:ind w:left="1701"/>
        <w:rPr>
          <w:lang w:val="en-GB"/>
        </w:rPr>
      </w:pPr>
      <w:r>
        <w:rPr>
          <w:lang w:val="en-GB"/>
        </w:rPr>
        <w:t xml:space="preserve">score </w:t>
      </w:r>
      <w:proofErr w:type="gramStart"/>
      <w:r>
        <w:rPr>
          <w:lang w:val="en-GB"/>
        </w:rPr>
        <w:t>test :</w:t>
      </w:r>
      <w:proofErr w:type="gramEnd"/>
      <w:r>
        <w:rPr>
          <w:lang w:val="en-GB"/>
        </w:rPr>
        <w:t xml:space="preserve"> </w:t>
      </w:r>
      <w:r>
        <w:rPr>
          <w:lang w:val="en-GB"/>
        </w:rPr>
        <w:tab/>
        <w:t>0.28</w:t>
      </w:r>
    </w:p>
    <w:p w14:paraId="79DF6463" w14:textId="77777777" w:rsidR="00D836BD" w:rsidRDefault="00A85131">
      <w:pPr>
        <w:ind w:left="1701"/>
        <w:rPr>
          <w:lang w:val="en-GB"/>
        </w:rPr>
      </w:pPr>
      <w:proofErr w:type="spellStart"/>
      <w:r>
        <w:rPr>
          <w:lang w:val="en-GB"/>
        </w:rPr>
        <w:t>mse</w:t>
      </w:r>
      <w:proofErr w:type="spellEnd"/>
      <w:r>
        <w:rPr>
          <w:lang w:val="en-GB"/>
        </w:rPr>
        <w:t xml:space="preserve"> test:</w:t>
      </w:r>
      <w:r>
        <w:rPr>
          <w:lang w:val="en-GB"/>
        </w:rPr>
        <w:tab/>
        <w:t>0.37</w:t>
      </w:r>
    </w:p>
    <w:p w14:paraId="0A1B28AC" w14:textId="77777777" w:rsidR="00D836BD" w:rsidRDefault="00D836BD">
      <w:pPr>
        <w:ind w:left="1701"/>
        <w:rPr>
          <w:lang w:val="en-GB"/>
        </w:rPr>
      </w:pPr>
    </w:p>
    <w:p w14:paraId="4EF407F4" w14:textId="6C3A4474" w:rsidR="00D836BD" w:rsidRDefault="00A85131">
      <w:pPr>
        <w:pStyle w:val="Heading2"/>
        <w:numPr>
          <w:ilvl w:val="1"/>
          <w:numId w:val="2"/>
        </w:numPr>
      </w:pPr>
      <w:bookmarkStart w:id="44" w:name="_Toc85099505"/>
      <w:r>
        <w:t xml:space="preserve">Model </w:t>
      </w:r>
      <w:r>
        <w:rPr>
          <w:lang w:val="fr-FR"/>
        </w:rPr>
        <w:t>S</w:t>
      </w:r>
      <w:r>
        <w:t xml:space="preserve">election and </w:t>
      </w:r>
      <w:r>
        <w:rPr>
          <w:lang w:val="fr-FR"/>
        </w:rPr>
        <w:t>O</w:t>
      </w:r>
      <w:proofErr w:type="spellStart"/>
      <w:r>
        <w:t>ptimisation</w:t>
      </w:r>
      <w:bookmarkEnd w:id="44"/>
      <w:proofErr w:type="spellEnd"/>
    </w:p>
    <w:p w14:paraId="2307C6D7" w14:textId="77777777" w:rsidR="001375D0" w:rsidRDefault="001375D0" w:rsidP="001375D0">
      <w:pPr>
        <w:pStyle w:val="Heading3"/>
        <w:numPr>
          <w:ilvl w:val="2"/>
          <w:numId w:val="2"/>
        </w:numPr>
        <w:ind w:left="1701"/>
        <w:rPr>
          <w:ins w:id="45" w:author="C Gallardo" w:date="2021-10-14T06:39:00Z"/>
        </w:rPr>
      </w:pPr>
      <w:bookmarkStart w:id="46" w:name="_Toc85099506"/>
      <w:proofErr w:type="spellStart"/>
      <w:ins w:id="47" w:author="C Gallardo" w:date="2021-10-14T06:39:00Z">
        <w:r>
          <w:t>Gradiant</w:t>
        </w:r>
        <w:proofErr w:type="spellEnd"/>
        <w:r>
          <w:t xml:space="preserve"> Boosting Regressor with </w:t>
        </w:r>
        <w:proofErr w:type="spellStart"/>
        <w:r>
          <w:t>GridSearchCV</w:t>
        </w:r>
        <w:bookmarkEnd w:id="46"/>
        <w:proofErr w:type="spellEnd"/>
      </w:ins>
    </w:p>
    <w:p w14:paraId="7C63EC9C" w14:textId="77777777" w:rsidR="001375D0" w:rsidRDefault="001375D0" w:rsidP="001375D0">
      <w:pPr>
        <w:ind w:left="1701"/>
        <w:rPr>
          <w:ins w:id="48" w:author="C Gallardo" w:date="2021-10-14T06:39:00Z"/>
          <w:lang w:val="en-GB"/>
        </w:rPr>
      </w:pPr>
      <w:ins w:id="49" w:author="C Gallardo" w:date="2021-10-14T06:39:00Z">
        <w:r>
          <w:rPr>
            <w:lang w:val="en-GB"/>
          </w:rPr>
          <w:t>We have performed a Gradient Boosting Regressor algorithm to the data together with a grid search to find the parameters that yield the best results. We have tried the following grid:</w:t>
        </w:r>
      </w:ins>
    </w:p>
    <w:p w14:paraId="207919F4" w14:textId="77777777" w:rsidR="001375D0" w:rsidRDefault="001375D0" w:rsidP="001375D0">
      <w:pPr>
        <w:pStyle w:val="ListParagraph"/>
        <w:numPr>
          <w:ilvl w:val="0"/>
          <w:numId w:val="4"/>
        </w:numPr>
        <w:rPr>
          <w:ins w:id="50" w:author="C Gallardo" w:date="2021-10-14T06:39:00Z"/>
          <w:lang w:val="en-GB"/>
        </w:rPr>
      </w:pPr>
      <w:ins w:id="51" w:author="C Gallardo" w:date="2021-10-14T06:39:00Z">
        <w:r>
          <w:rPr>
            <w:lang w:val="en-GB"/>
          </w:rPr>
          <w:t>Maximum number of features: 6, 8, 10, 12.</w:t>
        </w:r>
      </w:ins>
    </w:p>
    <w:p w14:paraId="60E57417" w14:textId="77777777" w:rsidR="001375D0" w:rsidRDefault="001375D0" w:rsidP="001375D0">
      <w:pPr>
        <w:pStyle w:val="ListParagraph"/>
        <w:numPr>
          <w:ilvl w:val="0"/>
          <w:numId w:val="4"/>
        </w:numPr>
        <w:rPr>
          <w:ins w:id="52" w:author="C Gallardo" w:date="2021-10-14T06:39:00Z"/>
          <w:lang w:val="en-GB"/>
        </w:rPr>
      </w:pPr>
      <w:ins w:id="53" w:author="C Gallardo" w:date="2021-10-14T06:39:00Z">
        <w:r>
          <w:rPr>
            <w:lang w:val="en-GB"/>
          </w:rPr>
          <w:t>Maximum depth: 5, 7 and 9.</w:t>
        </w:r>
      </w:ins>
    </w:p>
    <w:p w14:paraId="5DA37703" w14:textId="77777777" w:rsidR="001375D0" w:rsidRDefault="001375D0" w:rsidP="001375D0">
      <w:pPr>
        <w:ind w:left="1701"/>
        <w:rPr>
          <w:ins w:id="54" w:author="C Gallardo" w:date="2021-10-14T06:39:00Z"/>
          <w:lang w:val="en-GB"/>
        </w:rPr>
      </w:pPr>
      <w:ins w:id="55" w:author="C Gallardo" w:date="2021-10-14T06:39:00Z">
        <w:r>
          <w:rPr>
            <w:lang w:val="en-GB"/>
          </w:rPr>
          <w:t xml:space="preserve">The best parameters </w:t>
        </w:r>
        <w:proofErr w:type="gramStart"/>
        <w:r>
          <w:rPr>
            <w:lang w:val="en-GB"/>
          </w:rPr>
          <w:t>are :</w:t>
        </w:r>
        <w:proofErr w:type="gramEnd"/>
        <w:r>
          <w:rPr>
            <w:lang w:val="en-GB"/>
          </w:rPr>
          <w:t xml:space="preserve"> {'</w:t>
        </w:r>
        <w:proofErr w:type="spellStart"/>
        <w:r>
          <w:rPr>
            <w:lang w:val="en-GB"/>
          </w:rPr>
          <w:t>max_depth</w:t>
        </w:r>
        <w:proofErr w:type="spellEnd"/>
        <w:r>
          <w:rPr>
            <w:lang w:val="en-GB"/>
          </w:rPr>
          <w:t>': 5, '</w:t>
        </w:r>
        <w:proofErr w:type="spellStart"/>
        <w:r>
          <w:rPr>
            <w:lang w:val="en-GB"/>
          </w:rPr>
          <w:t>max_features</w:t>
        </w:r>
        <w:proofErr w:type="spellEnd"/>
        <w:r>
          <w:rPr>
            <w:lang w:val="en-GB"/>
          </w:rPr>
          <w:t>': 8}, achieving a test score of 0.57.</w:t>
        </w:r>
      </w:ins>
    </w:p>
    <w:p w14:paraId="0D3C8DFD" w14:textId="77777777" w:rsidR="001375D0" w:rsidRDefault="001375D0">
      <w:pPr>
        <w:pStyle w:val="Heading3"/>
        <w:numPr>
          <w:ilvl w:val="0"/>
          <w:numId w:val="0"/>
        </w:numPr>
        <w:ind w:left="1701"/>
        <w:rPr>
          <w:ins w:id="56" w:author="C Gallardo" w:date="2021-10-14T06:39:00Z"/>
        </w:rPr>
        <w:pPrChange w:id="57" w:author="C Gallardo" w:date="2021-10-14T06:40:00Z">
          <w:pPr>
            <w:pStyle w:val="Heading3"/>
            <w:numPr>
              <w:numId w:val="2"/>
            </w:numPr>
            <w:ind w:left="1701"/>
          </w:pPr>
        </w:pPrChange>
      </w:pPr>
    </w:p>
    <w:p w14:paraId="02E201B2" w14:textId="6F78ED82" w:rsidR="00D836BD" w:rsidRDefault="00A85131">
      <w:pPr>
        <w:pStyle w:val="Heading3"/>
        <w:numPr>
          <w:ilvl w:val="2"/>
          <w:numId w:val="2"/>
        </w:numPr>
        <w:ind w:left="1701"/>
      </w:pPr>
      <w:bookmarkStart w:id="58" w:name="_Toc85099507"/>
      <w:r>
        <w:t>Optimisation of the Linear Regression using Lasso.</w:t>
      </w:r>
      <w:bookmarkEnd w:id="58"/>
    </w:p>
    <w:p w14:paraId="3367CC47" w14:textId="05EFF95B" w:rsidR="00D836BD" w:rsidRDefault="00A85131">
      <w:pPr>
        <w:ind w:left="1701"/>
        <w:rPr>
          <w:lang w:val="en-GB"/>
        </w:rPr>
      </w:pPr>
      <w:r>
        <w:rPr>
          <w:lang w:val="en-GB"/>
        </w:rPr>
        <w:t xml:space="preserve">We have used a Lasso model using different alphas ([10, 1, 0.1, 0.01, 0.001, 0.0005]) to find the best value for alpha. We obtain the best alpha is 0.0005, and that there are </w:t>
      </w:r>
      <w:del w:id="59" w:author="C Gallardo" w:date="2021-10-14T06:39:00Z">
        <w:r w:rsidDel="001375D0">
          <w:rPr>
            <w:lang w:val="en-GB"/>
          </w:rPr>
          <w:delText xml:space="preserve">3 </w:delText>
        </w:r>
      </w:del>
      <w:ins w:id="60" w:author="C Gallardo" w:date="2021-10-14T06:39:00Z">
        <w:r w:rsidR="001375D0">
          <w:rPr>
            <w:lang w:val="en-GB"/>
          </w:rPr>
          <w:t xml:space="preserve">2 </w:t>
        </w:r>
      </w:ins>
      <w:r>
        <w:rPr>
          <w:lang w:val="en-GB"/>
        </w:rPr>
        <w:t xml:space="preserve">variables (out of 31) to be eliminated. </w:t>
      </w:r>
    </w:p>
    <w:p w14:paraId="301485A1" w14:textId="77777777" w:rsidR="00D836BD" w:rsidRDefault="00A85131">
      <w:pPr>
        <w:ind w:left="1701"/>
        <w:rPr>
          <w:lang w:val="en-GB"/>
        </w:rPr>
      </w:pPr>
      <w:r>
        <w:rPr>
          <w:lang w:val="en-GB"/>
        </w:rPr>
        <w:t>The scores are:</w:t>
      </w:r>
    </w:p>
    <w:p w14:paraId="1E57470F" w14:textId="607AE349" w:rsidR="00D836BD" w:rsidRDefault="00A85131">
      <w:pPr>
        <w:ind w:left="1701"/>
        <w:rPr>
          <w:lang w:val="en-GB"/>
        </w:rPr>
      </w:pPr>
      <w:r>
        <w:rPr>
          <w:lang w:val="en-GB"/>
        </w:rPr>
        <w:t>score test: 0.</w:t>
      </w:r>
      <w:del w:id="61" w:author="C Gallardo" w:date="2021-10-14T06:39:00Z">
        <w:r w:rsidDel="001375D0">
          <w:rPr>
            <w:lang w:val="en-GB"/>
          </w:rPr>
          <w:delText>28</w:delText>
        </w:r>
      </w:del>
      <w:ins w:id="62" w:author="C Gallardo" w:date="2021-10-14T06:39:00Z">
        <w:r w:rsidR="001375D0">
          <w:rPr>
            <w:lang w:val="en-GB"/>
          </w:rPr>
          <w:t>30</w:t>
        </w:r>
      </w:ins>
    </w:p>
    <w:p w14:paraId="4F5AF514" w14:textId="0618A389" w:rsidR="001375D0" w:rsidRDefault="00A85131">
      <w:pPr>
        <w:ind w:left="1701"/>
        <w:rPr>
          <w:ins w:id="63" w:author="C Gallardo" w:date="2021-10-14T06:39:00Z"/>
          <w:lang w:val="en-GB"/>
        </w:rPr>
      </w:pPr>
      <w:proofErr w:type="spellStart"/>
      <w:r>
        <w:rPr>
          <w:lang w:val="en-GB"/>
        </w:rPr>
        <w:t>mse</w:t>
      </w:r>
      <w:proofErr w:type="spellEnd"/>
      <w:r>
        <w:rPr>
          <w:lang w:val="en-GB"/>
        </w:rPr>
        <w:t xml:space="preserve"> test: 0.</w:t>
      </w:r>
      <w:del w:id="64" w:author="C Gallardo" w:date="2021-10-14T06:39:00Z">
        <w:r w:rsidDel="001375D0">
          <w:rPr>
            <w:lang w:val="en-GB"/>
          </w:rPr>
          <w:delText>37</w:delText>
        </w:r>
      </w:del>
      <w:ins w:id="65" w:author="C Gallardo" w:date="2021-10-14T06:39:00Z">
        <w:r w:rsidR="001375D0">
          <w:rPr>
            <w:lang w:val="en-GB"/>
          </w:rPr>
          <w:t>50</w:t>
        </w:r>
      </w:ins>
      <w:r>
        <w:rPr>
          <w:lang w:val="en-GB"/>
        </w:rPr>
        <w:t xml:space="preserve">, showing very little improvement from those obtained in </w:t>
      </w:r>
      <w:r>
        <w:rPr>
          <w:lang w:val="en-GB"/>
        </w:rPr>
        <w:fldChar w:fldCharType="begin"/>
      </w:r>
      <w:r>
        <w:rPr>
          <w:lang w:val="en-GB"/>
        </w:rPr>
        <w:instrText>REF _Ref83117907 \r \h</w:instrText>
      </w:r>
      <w:r>
        <w:rPr>
          <w:lang w:val="en-GB"/>
        </w:rPr>
      </w:r>
      <w:r>
        <w:rPr>
          <w:lang w:val="en-GB"/>
        </w:rPr>
        <w:fldChar w:fldCharType="separate"/>
      </w:r>
      <w:r w:rsidR="001E2F50">
        <w:rPr>
          <w:lang w:val="en-GB"/>
        </w:rPr>
        <w:t>4.1.2</w:t>
      </w:r>
      <w:r>
        <w:rPr>
          <w:lang w:val="en-GB"/>
        </w:rPr>
        <w:fldChar w:fldCharType="end"/>
      </w:r>
      <w:r>
        <w:rPr>
          <w:lang w:val="en-GB"/>
        </w:rPr>
        <w:t xml:space="preserve">. </w:t>
      </w:r>
    </w:p>
    <w:p w14:paraId="154DCE90" w14:textId="3BE216A7" w:rsidR="00D836BD" w:rsidDel="001375D0" w:rsidRDefault="00A85131">
      <w:pPr>
        <w:ind w:left="1701"/>
        <w:rPr>
          <w:del w:id="66" w:author="C Gallardo" w:date="2021-10-14T06:40:00Z"/>
          <w:lang w:val="en-GB"/>
        </w:rPr>
      </w:pPr>
      <w:del w:id="67" w:author="C Gallardo" w:date="2021-10-14T06:40:00Z">
        <w:r w:rsidDel="001375D0">
          <w:rPr>
            <w:lang w:val="en-GB"/>
          </w:rPr>
          <w:delText>Therefore we will try a Logistic Regression model.</w:delText>
        </w:r>
      </w:del>
    </w:p>
    <w:p w14:paraId="4A49D55A" w14:textId="77777777" w:rsidR="00D96F89" w:rsidRDefault="00D96F89">
      <w:pPr>
        <w:rPr>
          <w:ins w:id="68" w:author="C Gallardo" w:date="2021-10-14T06:35:00Z"/>
          <w:u w:val="single"/>
          <w:lang w:val="en-GB"/>
        </w:rPr>
      </w:pPr>
      <w:ins w:id="69" w:author="C Gallardo" w:date="2021-10-14T06:35:00Z">
        <w:r>
          <w:br w:type="page"/>
        </w:r>
      </w:ins>
    </w:p>
    <w:p w14:paraId="4C4F5D6D" w14:textId="77777777" w:rsidR="001375D0" w:rsidRPr="004F1D90" w:rsidRDefault="001375D0">
      <w:pPr>
        <w:ind w:left="1701"/>
        <w:rPr>
          <w:ins w:id="70" w:author="C Gallardo" w:date="2021-10-14T06:36:00Z"/>
        </w:rPr>
        <w:pPrChange w:id="71" w:author="C Gallardo" w:date="2021-10-14T06:36:00Z">
          <w:pPr>
            <w:pStyle w:val="Heading3"/>
            <w:numPr>
              <w:numId w:val="2"/>
            </w:numPr>
            <w:ind w:left="1701"/>
          </w:pPr>
        </w:pPrChange>
      </w:pPr>
    </w:p>
    <w:p w14:paraId="64FA220F" w14:textId="6ACDA48E" w:rsidR="00D836BD" w:rsidRDefault="00A85131">
      <w:pPr>
        <w:pStyle w:val="Heading3"/>
        <w:numPr>
          <w:ilvl w:val="2"/>
          <w:numId w:val="2"/>
        </w:numPr>
        <w:ind w:left="1701"/>
      </w:pPr>
      <w:bookmarkStart w:id="72" w:name="_Toc85099508"/>
      <w:r>
        <w:t xml:space="preserve">Logistic Regression </w:t>
      </w:r>
      <w:r>
        <w:rPr>
          <w:lang w:val="fr-FR"/>
        </w:rPr>
        <w:t>M</w:t>
      </w:r>
      <w:proofErr w:type="spellStart"/>
      <w:r>
        <w:t>odel</w:t>
      </w:r>
      <w:proofErr w:type="spellEnd"/>
      <w:r>
        <w:t>:</w:t>
      </w:r>
      <w:bookmarkEnd w:id="72"/>
    </w:p>
    <w:p w14:paraId="6AF978AE" w14:textId="22931019" w:rsidR="00D836BD" w:rsidRDefault="00A85131">
      <w:pPr>
        <w:ind w:left="1701"/>
        <w:rPr>
          <w:ins w:id="73" w:author="C Gallardo" w:date="2021-10-14T06:44:00Z"/>
          <w:lang w:val="en-GB"/>
        </w:rPr>
      </w:pPr>
      <w:r>
        <w:rPr>
          <w:lang w:val="en-GB"/>
        </w:rPr>
        <w:t>The set of data has been divided in four bins</w:t>
      </w:r>
      <w:ins w:id="74" w:author="C Gallardo" w:date="2021-10-14T06:41:00Z">
        <w:r w:rsidR="001375D0">
          <w:rPr>
            <w:lang w:val="en-GB"/>
          </w:rPr>
          <w:t xml:space="preserve"> (quantiles)</w:t>
        </w:r>
      </w:ins>
      <w:r>
        <w:rPr>
          <w:lang w:val="en-GB"/>
        </w:rPr>
        <w:t xml:space="preserve">: Silver, Gold, Platinum and Diamond according to the global sales. </w:t>
      </w:r>
      <w:ins w:id="75" w:author="C Gallardo" w:date="2021-10-14T06:45:00Z">
        <w:r w:rsidR="001375D0">
          <w:rPr>
            <w:lang w:val="en-GB"/>
          </w:rPr>
          <w:t xml:space="preserve">With a maximum number of iterations of 1000, </w:t>
        </w:r>
      </w:ins>
      <w:del w:id="76" w:author="C Gallardo" w:date="2021-10-14T06:45:00Z">
        <w:r w:rsidDel="001375D0">
          <w:rPr>
            <w:lang w:val="en-GB"/>
          </w:rPr>
          <w:delText>T</w:delText>
        </w:r>
      </w:del>
      <w:ins w:id="77" w:author="C Gallardo" w:date="2021-10-14T06:45:00Z">
        <w:r w:rsidR="001375D0">
          <w:rPr>
            <w:lang w:val="en-GB"/>
          </w:rPr>
          <w:t>t</w:t>
        </w:r>
      </w:ins>
      <w:r>
        <w:rPr>
          <w:lang w:val="en-GB"/>
        </w:rPr>
        <w:t>he score with this approach goes up to 0.</w:t>
      </w:r>
      <w:del w:id="78" w:author="C Gallardo" w:date="2021-10-14T06:44:00Z">
        <w:r w:rsidDel="001375D0">
          <w:rPr>
            <w:lang w:val="en-GB"/>
          </w:rPr>
          <w:delText>473</w:delText>
        </w:r>
      </w:del>
      <w:ins w:id="79" w:author="C Gallardo" w:date="2021-10-14T06:44:00Z">
        <w:r w:rsidR="001375D0">
          <w:rPr>
            <w:lang w:val="en-GB"/>
          </w:rPr>
          <w:t>484</w:t>
        </w:r>
      </w:ins>
      <w:r>
        <w:rPr>
          <w:lang w:val="en-GB"/>
        </w:rPr>
        <w:t>.</w:t>
      </w:r>
    </w:p>
    <w:p w14:paraId="53F54965" w14:textId="040D873B" w:rsidR="001375D0" w:rsidRDefault="001375D0">
      <w:pPr>
        <w:ind w:left="1701"/>
        <w:rPr>
          <w:ins w:id="80" w:author="C Gallardo" w:date="2021-10-14T06:44:00Z"/>
          <w:lang w:val="en-GB"/>
        </w:rPr>
      </w:pPr>
    </w:p>
    <w:p w14:paraId="06701859" w14:textId="2EAC1BB8" w:rsidR="001375D0" w:rsidRDefault="001375D0" w:rsidP="001375D0">
      <w:pPr>
        <w:pStyle w:val="Heading3"/>
        <w:numPr>
          <w:ilvl w:val="2"/>
          <w:numId w:val="2"/>
        </w:numPr>
        <w:ind w:left="1701"/>
        <w:rPr>
          <w:ins w:id="81" w:author="C Gallardo" w:date="2021-10-14T06:44:00Z"/>
        </w:rPr>
      </w:pPr>
      <w:bookmarkStart w:id="82" w:name="_Toc85099509"/>
      <w:ins w:id="83" w:author="C Gallardo" w:date="2021-10-14T06:44:00Z">
        <w:r>
          <w:t xml:space="preserve">SVM </w:t>
        </w:r>
        <w:r>
          <w:rPr>
            <w:lang w:val="fr-FR"/>
          </w:rPr>
          <w:t>M</w:t>
        </w:r>
        <w:proofErr w:type="spellStart"/>
        <w:r>
          <w:t>odel</w:t>
        </w:r>
        <w:proofErr w:type="spellEnd"/>
        <w:r>
          <w:t>:</w:t>
        </w:r>
        <w:bookmarkEnd w:id="82"/>
      </w:ins>
    </w:p>
    <w:p w14:paraId="16098641" w14:textId="4D4C8EAE" w:rsidR="001375D0" w:rsidDel="00DF0E88" w:rsidRDefault="001375D0">
      <w:pPr>
        <w:ind w:left="1701"/>
        <w:rPr>
          <w:del w:id="84" w:author="C Gallardo" w:date="2021-10-14T06:46:00Z"/>
          <w:lang w:val="en-GB"/>
        </w:rPr>
      </w:pPr>
      <w:proofErr w:type="gramStart"/>
      <w:ins w:id="85" w:author="C Gallardo" w:date="2021-10-14T06:45:00Z">
        <w:r>
          <w:rPr>
            <w:lang w:val="en-GB"/>
          </w:rPr>
          <w:t>Similarly</w:t>
        </w:r>
        <w:proofErr w:type="gramEnd"/>
        <w:r>
          <w:rPr>
            <w:lang w:val="en-GB"/>
          </w:rPr>
          <w:t xml:space="preserve"> the data has been trained on a SVM model yielding a slightly lower score of </w:t>
        </w:r>
        <w:r w:rsidR="00DF0E88">
          <w:rPr>
            <w:lang w:val="en-GB"/>
          </w:rPr>
          <w:t>0.440</w:t>
        </w:r>
      </w:ins>
      <w:ins w:id="86" w:author="C Gallardo" w:date="2021-10-14T06:46:00Z">
        <w:r w:rsidR="00DF0E88">
          <w:rPr>
            <w:lang w:val="en-GB"/>
          </w:rPr>
          <w:t>.</w:t>
        </w:r>
      </w:ins>
    </w:p>
    <w:p w14:paraId="7F97A63D" w14:textId="77777777" w:rsidR="00D836BD" w:rsidDel="00D96F89" w:rsidRDefault="00D836BD">
      <w:pPr>
        <w:ind w:left="1701"/>
        <w:rPr>
          <w:del w:id="87" w:author="C Gallardo" w:date="2021-10-14T06:35:00Z"/>
          <w:lang w:val="en-GB"/>
        </w:rPr>
      </w:pPr>
    </w:p>
    <w:p w14:paraId="77D17C40" w14:textId="0D8ACA62" w:rsidR="00D836BD" w:rsidRDefault="00A85131">
      <w:pPr>
        <w:ind w:left="1701"/>
        <w:rPr>
          <w:rFonts w:eastAsia="Microsoft YaHei"/>
          <w:b/>
          <w:bCs/>
          <w:sz w:val="28"/>
          <w:szCs w:val="28"/>
          <w:lang w:val="en-GB"/>
        </w:rPr>
        <w:pPrChange w:id="88" w:author="C Gallardo" w:date="2021-10-14T06:46:00Z">
          <w:pPr/>
        </w:pPrChange>
      </w:pPr>
      <w:del w:id="89" w:author="C Gallardo" w:date="2021-10-14T06:35:00Z">
        <w:r w:rsidDel="00D96F89">
          <w:br w:type="page"/>
        </w:r>
      </w:del>
    </w:p>
    <w:p w14:paraId="3A989A76" w14:textId="62133B3F" w:rsidR="00D836BD" w:rsidRDefault="00A85131">
      <w:pPr>
        <w:pStyle w:val="Heading1"/>
        <w:numPr>
          <w:ilvl w:val="0"/>
          <w:numId w:val="2"/>
        </w:numPr>
        <w:ind w:left="284"/>
      </w:pPr>
      <w:bookmarkStart w:id="90" w:name="_Toc85099510"/>
      <w:r>
        <w:t xml:space="preserve">Second </w:t>
      </w:r>
      <w:r>
        <w:rPr>
          <w:lang w:val="fr-FR"/>
        </w:rPr>
        <w:t>A</w:t>
      </w:r>
      <w:proofErr w:type="spellStart"/>
      <w:r>
        <w:t>pproach</w:t>
      </w:r>
      <w:bookmarkEnd w:id="90"/>
      <w:proofErr w:type="spellEnd"/>
    </w:p>
    <w:p w14:paraId="0B6A7A69" w14:textId="77777777" w:rsidR="00D836BD" w:rsidRDefault="00A85131">
      <w:pPr>
        <w:pStyle w:val="Heading2"/>
        <w:numPr>
          <w:ilvl w:val="1"/>
          <w:numId w:val="2"/>
        </w:numPr>
      </w:pPr>
      <w:bookmarkStart w:id="91" w:name="_Toc85099511"/>
      <w:r>
        <w:t>Description</w:t>
      </w:r>
      <w:bookmarkEnd w:id="91"/>
    </w:p>
    <w:p w14:paraId="0EE6C3F2" w14:textId="74601733" w:rsidR="00D836BD" w:rsidRDefault="00A85131">
      <w:pPr>
        <w:pStyle w:val="ListParagraph"/>
        <w:ind w:left="1068"/>
        <w:rPr>
          <w:lang w:val="en-GB"/>
        </w:rPr>
      </w:pPr>
      <w:r>
        <w:rPr>
          <w:lang w:val="en-GB"/>
        </w:rPr>
        <w:t xml:space="preserve">A similar approach to that following in section </w:t>
      </w:r>
      <w:r>
        <w:rPr>
          <w:lang w:val="en-GB"/>
        </w:rPr>
        <w:fldChar w:fldCharType="begin"/>
      </w:r>
      <w:r>
        <w:rPr>
          <w:lang w:val="en-GB"/>
        </w:rPr>
        <w:instrText>REF _Ref84998780 \r \h</w:instrText>
      </w:r>
      <w:r>
        <w:rPr>
          <w:lang w:val="en-GB"/>
        </w:rPr>
      </w:r>
      <w:r>
        <w:rPr>
          <w:lang w:val="en-GB"/>
        </w:rPr>
        <w:fldChar w:fldCharType="separate"/>
      </w:r>
      <w:r w:rsidR="001E2F50">
        <w:rPr>
          <w:lang w:val="en-GB"/>
        </w:rPr>
        <w:t>4</w:t>
      </w:r>
      <w:r>
        <w:rPr>
          <w:lang w:val="en-GB"/>
        </w:rPr>
        <w:fldChar w:fldCharType="end"/>
      </w:r>
      <w:r>
        <w:rPr>
          <w:lang w:val="en-GB"/>
        </w:rPr>
        <w:t xml:space="preserve"> is followed, but this time we will consider in our models the regional sales. The notebook including the model described in this section can be found in annex </w:t>
      </w:r>
      <w:r>
        <w:rPr>
          <w:lang w:val="en-GB"/>
        </w:rPr>
        <w:fldChar w:fldCharType="begin"/>
      </w:r>
      <w:r>
        <w:rPr>
          <w:lang w:val="en-GB"/>
        </w:rPr>
        <w:instrText>REF _Ref85008501 \r \h</w:instrText>
      </w:r>
      <w:r>
        <w:rPr>
          <w:lang w:val="en-GB"/>
        </w:rPr>
      </w:r>
      <w:r>
        <w:rPr>
          <w:lang w:val="en-GB"/>
        </w:rPr>
        <w:fldChar w:fldCharType="separate"/>
      </w:r>
      <w:r w:rsidR="001E2F50">
        <w:rPr>
          <w:lang w:val="en-GB"/>
        </w:rPr>
        <w:t>0</w:t>
      </w:r>
      <w:r>
        <w:rPr>
          <w:lang w:val="en-GB"/>
        </w:rPr>
        <w:fldChar w:fldCharType="end"/>
      </w:r>
      <w:r>
        <w:rPr>
          <w:lang w:val="en-GB"/>
        </w:rPr>
        <w:t>.</w:t>
      </w:r>
    </w:p>
    <w:p w14:paraId="45F7DE6D" w14:textId="6DA04EE6" w:rsidR="00D836BD" w:rsidRDefault="00A85131">
      <w:pPr>
        <w:pStyle w:val="Heading3"/>
        <w:numPr>
          <w:ilvl w:val="2"/>
          <w:numId w:val="2"/>
        </w:numPr>
        <w:ind w:left="1701"/>
      </w:pPr>
      <w:bookmarkStart w:id="92" w:name="_Toc85099512"/>
      <w:r>
        <w:t xml:space="preserve">Data </w:t>
      </w:r>
      <w:r>
        <w:rPr>
          <w:lang w:val="fr-FR"/>
        </w:rPr>
        <w:t>P</w:t>
      </w:r>
      <w:r>
        <w:t>reprocessing:</w:t>
      </w:r>
      <w:bookmarkEnd w:id="92"/>
    </w:p>
    <w:p w14:paraId="511CC853" w14:textId="24843E8D" w:rsidR="00D836BD" w:rsidRDefault="00A85131">
      <w:pPr>
        <w:pStyle w:val="ListParagraph"/>
        <w:numPr>
          <w:ilvl w:val="0"/>
          <w:numId w:val="4"/>
        </w:numPr>
        <w:rPr>
          <w:lang w:val="en-GB"/>
        </w:rPr>
      </w:pPr>
      <w:r>
        <w:rPr>
          <w:lang w:val="en-GB"/>
        </w:rPr>
        <w:t>NA sales</w:t>
      </w:r>
      <w:del w:id="93" w:author="C Gallardo" w:date="2021-10-13T15:15:00Z">
        <w:r w:rsidDel="00DC7139">
          <w:rPr>
            <w:lang w:val="en-GB"/>
          </w:rPr>
          <w:delText>,</w:delText>
        </w:r>
      </w:del>
      <w:r>
        <w:rPr>
          <w:lang w:val="en-GB"/>
        </w:rPr>
        <w:t xml:space="preserve"> </w:t>
      </w:r>
      <w:del w:id="94" w:author="C Gallardo" w:date="2021-10-13T15:14:00Z">
        <w:r w:rsidDel="00DC7139">
          <w:rPr>
            <w:lang w:val="en-GB"/>
          </w:rPr>
          <w:delText xml:space="preserve">EU_Sales, JP_Sales andv Other_Sales </w:delText>
        </w:r>
      </w:del>
      <w:r>
        <w:rPr>
          <w:lang w:val="en-GB"/>
        </w:rPr>
        <w:t xml:space="preserve">data </w:t>
      </w:r>
      <w:del w:id="95" w:author="C Gallardo" w:date="2021-10-13T15:14:00Z">
        <w:r w:rsidDel="00DC7139">
          <w:rPr>
            <w:lang w:val="en-GB"/>
          </w:rPr>
          <w:delText xml:space="preserve">are </w:delText>
        </w:r>
      </w:del>
      <w:ins w:id="96" w:author="C Gallardo" w:date="2021-10-13T15:14:00Z">
        <w:r w:rsidR="00DC7139">
          <w:rPr>
            <w:lang w:val="en-GB"/>
          </w:rPr>
          <w:t xml:space="preserve">is </w:t>
        </w:r>
      </w:ins>
      <w:r>
        <w:rPr>
          <w:lang w:val="en-GB"/>
        </w:rPr>
        <w:t>this time kept as feature</w:t>
      </w:r>
      <w:del w:id="97" w:author="C Gallardo" w:date="2021-10-13T15:15:00Z">
        <w:r w:rsidDel="00DC7139">
          <w:rPr>
            <w:lang w:val="en-GB"/>
          </w:rPr>
          <w:delText>s</w:delText>
        </w:r>
      </w:del>
      <w:r>
        <w:rPr>
          <w:lang w:val="en-GB"/>
        </w:rPr>
        <w:t xml:space="preserve">. For the missing values, we will use the </w:t>
      </w:r>
      <w:proofErr w:type="spellStart"/>
      <w:r>
        <w:rPr>
          <w:lang w:val="en-GB"/>
        </w:rPr>
        <w:t>SimpleImputer</w:t>
      </w:r>
      <w:proofErr w:type="spellEnd"/>
      <w:r>
        <w:rPr>
          <w:lang w:val="en-GB"/>
        </w:rPr>
        <w:t xml:space="preserve"> function from </w:t>
      </w:r>
      <w:proofErr w:type="spellStart"/>
      <w:r>
        <w:rPr>
          <w:lang w:val="en-GB"/>
        </w:rPr>
        <w:t>sklearn</w:t>
      </w:r>
      <w:proofErr w:type="spellEnd"/>
      <w:r>
        <w:rPr>
          <w:lang w:val="en-GB"/>
        </w:rPr>
        <w:t>. We will replace numerical data with the mean value for columns [ '</w:t>
      </w:r>
      <w:proofErr w:type="spellStart"/>
      <w:r>
        <w:rPr>
          <w:lang w:val="en-GB"/>
        </w:rPr>
        <w:t>Critic_Score</w:t>
      </w:r>
      <w:proofErr w:type="spellEnd"/>
      <w:r>
        <w:rPr>
          <w:lang w:val="en-GB"/>
        </w:rPr>
        <w:t>', '</w:t>
      </w:r>
      <w:proofErr w:type="spellStart"/>
      <w:r>
        <w:rPr>
          <w:lang w:val="en-GB"/>
        </w:rPr>
        <w:t>Critic_Count</w:t>
      </w:r>
      <w:proofErr w:type="spellEnd"/>
      <w:r>
        <w:rPr>
          <w:lang w:val="en-GB"/>
        </w:rPr>
        <w:t>', '</w:t>
      </w:r>
      <w:proofErr w:type="spellStart"/>
      <w:r>
        <w:rPr>
          <w:lang w:val="en-GB"/>
        </w:rPr>
        <w:t>User_Score</w:t>
      </w:r>
      <w:proofErr w:type="spellEnd"/>
      <w:r>
        <w:rPr>
          <w:lang w:val="en-GB"/>
        </w:rPr>
        <w:t>', '</w:t>
      </w:r>
      <w:proofErr w:type="spellStart"/>
      <w:r>
        <w:rPr>
          <w:lang w:val="en-GB"/>
        </w:rPr>
        <w:t>User_Count</w:t>
      </w:r>
      <w:proofErr w:type="spellEnd"/>
      <w:r>
        <w:rPr>
          <w:lang w:val="en-GB"/>
        </w:rPr>
        <w:t>'].</w:t>
      </w:r>
    </w:p>
    <w:p w14:paraId="583DF1FD" w14:textId="77777777" w:rsidR="00D836BD" w:rsidRDefault="00A85131">
      <w:pPr>
        <w:pStyle w:val="ListParagraph"/>
        <w:numPr>
          <w:ilvl w:val="0"/>
          <w:numId w:val="4"/>
        </w:numPr>
        <w:rPr>
          <w:lang w:val="en-GB"/>
        </w:rPr>
      </w:pPr>
      <w:r>
        <w:rPr>
          <w:lang w:val="en-GB"/>
        </w:rPr>
        <w:t xml:space="preserve">We will also use the </w:t>
      </w:r>
      <w:proofErr w:type="spellStart"/>
      <w:r>
        <w:rPr>
          <w:lang w:val="en-GB"/>
        </w:rPr>
        <w:t>categorical_imputer</w:t>
      </w:r>
      <w:proofErr w:type="spellEnd"/>
      <w:r>
        <w:rPr>
          <w:lang w:val="en-GB"/>
        </w:rPr>
        <w:t xml:space="preserve"> function from </w:t>
      </w:r>
      <w:proofErr w:type="spellStart"/>
      <w:r>
        <w:rPr>
          <w:lang w:val="en-GB"/>
        </w:rPr>
        <w:t>feature_</w:t>
      </w:r>
      <w:proofErr w:type="gramStart"/>
      <w:r>
        <w:rPr>
          <w:lang w:val="en-GB"/>
        </w:rPr>
        <w:t>engine.imputation</w:t>
      </w:r>
      <w:proofErr w:type="spellEnd"/>
      <w:proofErr w:type="gramEnd"/>
      <w:r>
        <w:rPr>
          <w:lang w:val="en-GB"/>
        </w:rPr>
        <w:t xml:space="preserve"> library to replace NAN values in the ['</w:t>
      </w:r>
      <w:proofErr w:type="spellStart"/>
      <w:r>
        <w:rPr>
          <w:lang w:val="en-GB"/>
        </w:rPr>
        <w:t>Genre','Rating</w:t>
      </w:r>
      <w:proofErr w:type="spellEnd"/>
      <w:r>
        <w:rPr>
          <w:lang w:val="en-GB"/>
        </w:rPr>
        <w:t>' ] columns by the most frequent value.</w:t>
      </w:r>
    </w:p>
    <w:p w14:paraId="5B796EF2" w14:textId="2443FC88" w:rsidR="00D836BD" w:rsidRDefault="00A85131">
      <w:pPr>
        <w:pStyle w:val="ListParagraph"/>
        <w:numPr>
          <w:ilvl w:val="0"/>
          <w:numId w:val="4"/>
        </w:numPr>
        <w:rPr>
          <w:ins w:id="98" w:author="C Gallardo" w:date="2021-10-14T06:55:00Z"/>
          <w:lang w:val="en-GB"/>
        </w:rPr>
      </w:pPr>
      <w:r>
        <w:rPr>
          <w:lang w:val="en-GB"/>
        </w:rPr>
        <w:t>Proceed with a train-test split of 20%.</w:t>
      </w:r>
    </w:p>
    <w:p w14:paraId="581D8226" w14:textId="77777777" w:rsidR="00EA52AC" w:rsidRDefault="00EA52AC" w:rsidP="00EA52AC">
      <w:pPr>
        <w:pStyle w:val="Heading3"/>
        <w:numPr>
          <w:ilvl w:val="2"/>
          <w:numId w:val="2"/>
        </w:numPr>
        <w:ind w:left="1701"/>
      </w:pPr>
      <w:bookmarkStart w:id="99" w:name="_Toc85007737"/>
      <w:proofErr w:type="spellStart"/>
      <w:r w:rsidRPr="00A545FA">
        <w:t>XGBRegressor</w:t>
      </w:r>
      <w:proofErr w:type="spellEnd"/>
      <w:r>
        <w:t xml:space="preserve"> model</w:t>
      </w:r>
      <w:bookmarkEnd w:id="99"/>
    </w:p>
    <w:p w14:paraId="7F16E09D" w14:textId="77777777" w:rsidR="00EA52AC" w:rsidRDefault="00EA52AC" w:rsidP="00EA52AC">
      <w:pPr>
        <w:ind w:left="1701"/>
        <w:rPr>
          <w:lang w:val="en-GB"/>
        </w:rPr>
      </w:pPr>
      <w:r w:rsidRPr="00A545FA">
        <w:rPr>
          <w:lang w:val="en-GB"/>
        </w:rPr>
        <w:t xml:space="preserve">We implement the regressor using </w:t>
      </w:r>
      <w:proofErr w:type="spellStart"/>
      <w:r w:rsidRPr="00A545FA">
        <w:rPr>
          <w:lang w:val="en-GB"/>
        </w:rPr>
        <w:t>XGBRegressor</w:t>
      </w:r>
      <w:proofErr w:type="spellEnd"/>
      <w:r w:rsidRPr="00A545FA">
        <w:rPr>
          <w:lang w:val="en-GB"/>
        </w:rPr>
        <w:t xml:space="preserve"> (where XGB stands for extreme gradient boosting). </w:t>
      </w:r>
      <w:proofErr w:type="spellStart"/>
      <w:r w:rsidRPr="00A545FA">
        <w:rPr>
          <w:lang w:val="en-GB"/>
        </w:rPr>
        <w:t>XGBoost</w:t>
      </w:r>
      <w:proofErr w:type="spellEnd"/>
      <w:r w:rsidRPr="00A545FA">
        <w:rPr>
          <w:lang w:val="en-GB"/>
        </w:rPr>
        <w:t xml:space="preserve"> is an ensemble machine learning algorithm based on decision trees similar to the </w:t>
      </w:r>
      <w:proofErr w:type="spellStart"/>
      <w:r w:rsidRPr="00A545FA">
        <w:rPr>
          <w:lang w:val="en-GB"/>
        </w:rPr>
        <w:t>RandomForest</w:t>
      </w:r>
      <w:proofErr w:type="spellEnd"/>
      <w:r w:rsidRPr="00A545FA">
        <w:rPr>
          <w:lang w:val="en-GB"/>
        </w:rPr>
        <w:t xml:space="preserve"> algorithm. However, unlike </w:t>
      </w:r>
      <w:proofErr w:type="spellStart"/>
      <w:r w:rsidRPr="00A545FA">
        <w:rPr>
          <w:lang w:val="en-GB"/>
        </w:rPr>
        <w:t>RandomForest</w:t>
      </w:r>
      <w:proofErr w:type="spellEnd"/>
      <w:r w:rsidRPr="00A545FA">
        <w:rPr>
          <w:lang w:val="en-GB"/>
        </w:rPr>
        <w:t xml:space="preserve"> that makes use of fully grown trees, </w:t>
      </w:r>
      <w:proofErr w:type="spellStart"/>
      <w:r w:rsidRPr="00A545FA">
        <w:rPr>
          <w:lang w:val="en-GB"/>
        </w:rPr>
        <w:t>XGBoost</w:t>
      </w:r>
      <w:proofErr w:type="spellEnd"/>
      <w:r w:rsidRPr="00A545FA">
        <w:rPr>
          <w:lang w:val="en-GB"/>
        </w:rPr>
        <w:t xml:space="preserve"> combines trees that are not too deep. Also, the number of trees combined in </w:t>
      </w:r>
      <w:proofErr w:type="spellStart"/>
      <w:r w:rsidRPr="00A545FA">
        <w:rPr>
          <w:lang w:val="en-GB"/>
        </w:rPr>
        <w:t>XGBoost</w:t>
      </w:r>
      <w:proofErr w:type="spellEnd"/>
      <w:r w:rsidRPr="00A545FA">
        <w:rPr>
          <w:lang w:val="en-GB"/>
        </w:rPr>
        <w:t xml:space="preserve"> is more in comparison to </w:t>
      </w:r>
      <w:proofErr w:type="spellStart"/>
      <w:r w:rsidRPr="00A545FA">
        <w:rPr>
          <w:lang w:val="en-GB"/>
        </w:rPr>
        <w:t>RandomForest</w:t>
      </w:r>
      <w:proofErr w:type="spellEnd"/>
      <w:r w:rsidRPr="00A545FA">
        <w:rPr>
          <w:lang w:val="en-GB"/>
        </w:rPr>
        <w:t xml:space="preserve">. Ensemble algorithms effectively combine weak learners to produce a strong learner. </w:t>
      </w:r>
      <w:proofErr w:type="spellStart"/>
      <w:r w:rsidRPr="00A545FA">
        <w:rPr>
          <w:lang w:val="en-GB"/>
        </w:rPr>
        <w:t>XGBoost</w:t>
      </w:r>
      <w:proofErr w:type="spellEnd"/>
      <w:r w:rsidRPr="00A545FA">
        <w:rPr>
          <w:lang w:val="en-GB"/>
        </w:rPr>
        <w:t xml:space="preserve"> has additional features focused on performance and speed when compared to gradient boosting.</w:t>
      </w:r>
    </w:p>
    <w:p w14:paraId="2BB3EE0F" w14:textId="77777777" w:rsidR="00EA52AC" w:rsidRDefault="00EA52AC" w:rsidP="00EA52AC">
      <w:pPr>
        <w:ind w:left="1701"/>
        <w:rPr>
          <w:lang w:val="en-GB"/>
        </w:rPr>
      </w:pPr>
      <w:r>
        <w:rPr>
          <w:lang w:val="en-GB"/>
        </w:rPr>
        <w:t>We have set the parameters for the number of estimators to 200 and the learning rate at 0.08.</w:t>
      </w:r>
    </w:p>
    <w:p w14:paraId="30C07537" w14:textId="77777777" w:rsidR="00EA52AC" w:rsidRDefault="00EA52AC" w:rsidP="00EA52AC">
      <w:pPr>
        <w:ind w:left="1701"/>
        <w:rPr>
          <w:lang w:val="en-GB"/>
        </w:rPr>
      </w:pPr>
      <w:r>
        <w:rPr>
          <w:lang w:val="en-GB"/>
        </w:rPr>
        <w:t>We obtain a test score of 0.89, a r2 score of 0.893 and a RMSE of 0.503.</w:t>
      </w:r>
    </w:p>
    <w:p w14:paraId="5F3BB590" w14:textId="5EB9FB2D" w:rsidR="00920FE8" w:rsidDel="00920FE8" w:rsidRDefault="00920FE8">
      <w:pPr>
        <w:pStyle w:val="ListParagraph"/>
        <w:ind w:left="2061"/>
        <w:rPr>
          <w:del w:id="100" w:author="C Gallardo" w:date="2021-10-14T06:55:00Z"/>
          <w:lang w:val="en-GB"/>
        </w:rPr>
        <w:pPrChange w:id="101" w:author="C Gallardo" w:date="2021-10-14T06:55:00Z">
          <w:pPr>
            <w:pStyle w:val="ListParagraph"/>
            <w:numPr>
              <w:numId w:val="4"/>
            </w:numPr>
            <w:tabs>
              <w:tab w:val="num" w:pos="0"/>
            </w:tabs>
            <w:ind w:left="2061" w:hanging="360"/>
          </w:pPr>
        </w:pPrChange>
      </w:pPr>
    </w:p>
    <w:p w14:paraId="5CA2134D" w14:textId="6B9AA450" w:rsidR="00D836BD" w:rsidDel="00920FE8" w:rsidRDefault="00A85131">
      <w:pPr>
        <w:pStyle w:val="Heading3"/>
        <w:numPr>
          <w:ilvl w:val="2"/>
          <w:numId w:val="2"/>
        </w:numPr>
        <w:ind w:left="1701"/>
        <w:rPr>
          <w:del w:id="102" w:author="C Gallardo" w:date="2021-10-14T06:55:00Z"/>
        </w:rPr>
      </w:pPr>
      <w:del w:id="103" w:author="C Gallardo" w:date="2021-10-14T06:55:00Z">
        <w:r w:rsidDel="00920FE8">
          <w:delText xml:space="preserve">XGBRegressor </w:delText>
        </w:r>
        <w:r w:rsidDel="00920FE8">
          <w:rPr>
            <w:lang w:val="fr-FR"/>
          </w:rPr>
          <w:delText>M</w:delText>
        </w:r>
        <w:r w:rsidDel="00920FE8">
          <w:delText>odel</w:delText>
        </w:r>
      </w:del>
    </w:p>
    <w:p w14:paraId="50CB658F" w14:textId="4E24A8FD" w:rsidR="00D836BD" w:rsidDel="00920FE8" w:rsidRDefault="00A85131">
      <w:pPr>
        <w:ind w:left="1701"/>
        <w:rPr>
          <w:del w:id="104" w:author="C Gallardo" w:date="2021-10-14T06:55:00Z"/>
          <w:lang w:val="en-GB"/>
        </w:rPr>
      </w:pPr>
      <w:del w:id="105" w:author="C Gallardo" w:date="2021-10-14T06:55:00Z">
        <w:r w:rsidDel="00920FE8">
          <w:rPr>
            <w:lang w:val="en-GB"/>
          </w:rPr>
          <w:delText>We implement the regressor using XGBRegressor (where XGB stands for extreme gradient boosting). XGBoost is an ensemble machine learning algorithm based on decision trees similar to the RandomForest algorithm. However, unlike RandomForest that makes use of fully grown trees, XGBoost combines trees that are not too deep. Also, the number of trees combined in XGBoost is more in comparison to RandomForest. Ensemble algorithms effectively combine weak learners to produce a strong learner. XGBoost has additional features focused on performance and speed when compared to gradient boosting.</w:delText>
        </w:r>
      </w:del>
    </w:p>
    <w:p w14:paraId="77F4E224" w14:textId="5B2AA69B" w:rsidR="00920FE8" w:rsidRDefault="00A85131">
      <w:pPr>
        <w:ind w:left="1701"/>
        <w:rPr>
          <w:ins w:id="106" w:author="C Gallardo" w:date="2021-10-14T06:51:00Z"/>
          <w:lang w:val="en-GB"/>
        </w:rPr>
      </w:pPr>
      <w:del w:id="107" w:author="C Gallardo" w:date="2021-10-14T06:55:00Z">
        <w:r w:rsidDel="00920FE8">
          <w:rPr>
            <w:lang w:val="en-GB"/>
          </w:rPr>
          <w:delText xml:space="preserve">We have </w:delText>
        </w:r>
      </w:del>
    </w:p>
    <w:p w14:paraId="26041111" w14:textId="294BECB5" w:rsidR="00D836BD" w:rsidDel="00920FE8" w:rsidRDefault="00A85131">
      <w:pPr>
        <w:ind w:left="1701"/>
        <w:rPr>
          <w:del w:id="108" w:author="C Gallardo" w:date="2021-10-14T06:53:00Z"/>
          <w:lang w:val="en-GB"/>
        </w:rPr>
      </w:pPr>
      <w:del w:id="109" w:author="C Gallardo" w:date="2021-10-14T06:53:00Z">
        <w:r w:rsidDel="00920FE8">
          <w:rPr>
            <w:lang w:val="en-GB"/>
          </w:rPr>
          <w:delText>set the parameters for the number of estimators to 200 and the learning rate at 0.08.</w:delText>
        </w:r>
        <w:bookmarkStart w:id="110" w:name="_Toc85097310"/>
        <w:bookmarkStart w:id="111" w:name="_Toc85099513"/>
        <w:bookmarkEnd w:id="110"/>
        <w:bookmarkEnd w:id="111"/>
      </w:del>
    </w:p>
    <w:p w14:paraId="050F8528" w14:textId="76EE77DE" w:rsidR="00D836BD" w:rsidDel="00920FE8" w:rsidRDefault="00A85131">
      <w:pPr>
        <w:ind w:left="1701"/>
        <w:rPr>
          <w:del w:id="112" w:author="C Gallardo" w:date="2021-10-14T06:53:00Z"/>
          <w:lang w:val="en-GB"/>
        </w:rPr>
      </w:pPr>
      <w:del w:id="113" w:author="C Gallardo" w:date="2021-10-14T06:53:00Z">
        <w:r w:rsidDel="00920FE8">
          <w:rPr>
            <w:lang w:val="en-GB"/>
          </w:rPr>
          <w:delText xml:space="preserve">We obtain a </w:delText>
        </w:r>
      </w:del>
      <w:del w:id="114" w:author="C Gallardo" w:date="2021-10-13T15:16:00Z">
        <w:r w:rsidDel="00DC7139">
          <w:rPr>
            <w:lang w:val="en-GB"/>
          </w:rPr>
          <w:delText>test score of 0.8</w:delText>
        </w:r>
      </w:del>
      <w:del w:id="115" w:author="C Gallardo" w:date="2021-10-13T15:15:00Z">
        <w:r w:rsidDel="00DC7139">
          <w:rPr>
            <w:lang w:val="en-GB"/>
          </w:rPr>
          <w:delText>9</w:delText>
        </w:r>
      </w:del>
      <w:del w:id="116" w:author="C Gallardo" w:date="2021-10-13T15:16:00Z">
        <w:r w:rsidDel="00DC7139">
          <w:rPr>
            <w:lang w:val="en-GB"/>
          </w:rPr>
          <w:delText xml:space="preserve">, a </w:delText>
        </w:r>
      </w:del>
      <w:del w:id="117" w:author="C Gallardo" w:date="2021-10-14T06:53:00Z">
        <w:r w:rsidDel="00920FE8">
          <w:rPr>
            <w:lang w:val="en-GB"/>
          </w:rPr>
          <w:delText>r2 score of 0.</w:delText>
        </w:r>
      </w:del>
      <w:del w:id="118" w:author="C Gallardo" w:date="2021-10-13T15:16:00Z">
        <w:r w:rsidDel="00DC7139">
          <w:rPr>
            <w:lang w:val="en-GB"/>
          </w:rPr>
          <w:delText xml:space="preserve">893 </w:delText>
        </w:r>
      </w:del>
      <w:del w:id="119" w:author="C Gallardo" w:date="2021-10-14T06:53:00Z">
        <w:r w:rsidDel="00920FE8">
          <w:rPr>
            <w:lang w:val="en-GB"/>
          </w:rPr>
          <w:delText>and a RMSE of 0.</w:delText>
        </w:r>
      </w:del>
      <w:del w:id="120" w:author="C Gallardo" w:date="2021-10-13T15:16:00Z">
        <w:r w:rsidDel="00DC7139">
          <w:rPr>
            <w:lang w:val="en-GB"/>
          </w:rPr>
          <w:delText>503</w:delText>
        </w:r>
      </w:del>
      <w:del w:id="121" w:author="C Gallardo" w:date="2021-10-14T06:53:00Z">
        <w:r w:rsidDel="00920FE8">
          <w:rPr>
            <w:lang w:val="en-GB"/>
          </w:rPr>
          <w:delText>.</w:delText>
        </w:r>
        <w:bookmarkStart w:id="122" w:name="_Toc85097311"/>
        <w:bookmarkStart w:id="123" w:name="_Toc85099514"/>
        <w:bookmarkEnd w:id="122"/>
        <w:bookmarkEnd w:id="123"/>
      </w:del>
    </w:p>
    <w:p w14:paraId="3F740A0D" w14:textId="77777777" w:rsidR="00D836BD" w:rsidRDefault="00A85131">
      <w:pPr>
        <w:pStyle w:val="Heading3"/>
        <w:numPr>
          <w:ilvl w:val="2"/>
          <w:numId w:val="2"/>
        </w:numPr>
        <w:ind w:left="1701"/>
      </w:pPr>
      <w:bookmarkStart w:id="124" w:name="_Toc85099515"/>
      <w:r>
        <w:t xml:space="preserve">Gradient Boosting Regressor with </w:t>
      </w:r>
      <w:proofErr w:type="spellStart"/>
      <w:r>
        <w:t>GridSearch</w:t>
      </w:r>
      <w:bookmarkEnd w:id="124"/>
      <w:proofErr w:type="spellEnd"/>
      <w:r>
        <w:t xml:space="preserve"> </w:t>
      </w:r>
    </w:p>
    <w:p w14:paraId="61B2693D" w14:textId="77777777" w:rsidR="00D836BD" w:rsidRDefault="00A85131">
      <w:pPr>
        <w:ind w:left="1701"/>
        <w:rPr>
          <w:lang w:val="en-GB"/>
        </w:rPr>
      </w:pPr>
      <w:r>
        <w:rPr>
          <w:lang w:val="en-GB"/>
        </w:rPr>
        <w:t>We have performed a Gradient Boosting Regressor algorithm to the data together with a grid search to find the parameters that yield the best results. We have tried the following grid:</w:t>
      </w:r>
    </w:p>
    <w:p w14:paraId="147C452B" w14:textId="77777777" w:rsidR="00D836BD" w:rsidRDefault="00A85131">
      <w:pPr>
        <w:pStyle w:val="ListParagraph"/>
        <w:numPr>
          <w:ilvl w:val="0"/>
          <w:numId w:val="4"/>
        </w:numPr>
        <w:rPr>
          <w:lang w:val="en-GB"/>
        </w:rPr>
      </w:pPr>
      <w:r>
        <w:rPr>
          <w:lang w:val="en-GB"/>
        </w:rPr>
        <w:t>Number of estimators: 200 and 500</w:t>
      </w:r>
    </w:p>
    <w:p w14:paraId="7E764DB2" w14:textId="77777777" w:rsidR="00D836BD" w:rsidRDefault="00A85131">
      <w:pPr>
        <w:pStyle w:val="ListParagraph"/>
        <w:numPr>
          <w:ilvl w:val="0"/>
          <w:numId w:val="4"/>
        </w:numPr>
        <w:rPr>
          <w:lang w:val="en-GB"/>
        </w:rPr>
      </w:pPr>
      <w:r>
        <w:rPr>
          <w:lang w:val="en-GB"/>
        </w:rPr>
        <w:t>Maximum number of features: 6, 8, 10, 12.</w:t>
      </w:r>
    </w:p>
    <w:p w14:paraId="1B8FA605" w14:textId="77777777" w:rsidR="00D836BD" w:rsidRDefault="00A85131">
      <w:pPr>
        <w:pStyle w:val="ListParagraph"/>
        <w:numPr>
          <w:ilvl w:val="0"/>
          <w:numId w:val="4"/>
        </w:numPr>
        <w:rPr>
          <w:lang w:val="en-GB"/>
        </w:rPr>
      </w:pPr>
      <w:r>
        <w:rPr>
          <w:lang w:val="en-GB"/>
        </w:rPr>
        <w:t>Maximum depth: 5, 7 and 9.</w:t>
      </w:r>
    </w:p>
    <w:p w14:paraId="7A229DF0" w14:textId="77777777" w:rsidR="00920FE8" w:rsidRDefault="00A85131">
      <w:pPr>
        <w:ind w:left="1701"/>
        <w:rPr>
          <w:ins w:id="125" w:author="C Gallardo" w:date="2021-10-14T06:54:00Z"/>
          <w:lang w:val="en-GB"/>
        </w:rPr>
      </w:pPr>
      <w:r>
        <w:rPr>
          <w:lang w:val="en-GB"/>
        </w:rPr>
        <w:t xml:space="preserve">The best parameters </w:t>
      </w:r>
      <w:proofErr w:type="gramStart"/>
      <w:r>
        <w:rPr>
          <w:lang w:val="en-GB"/>
        </w:rPr>
        <w:t>are :</w:t>
      </w:r>
      <w:proofErr w:type="gramEnd"/>
      <w:r>
        <w:rPr>
          <w:lang w:val="en-GB"/>
        </w:rPr>
        <w:t xml:space="preserve"> {'</w:t>
      </w:r>
      <w:proofErr w:type="spellStart"/>
      <w:r>
        <w:rPr>
          <w:lang w:val="en-GB"/>
        </w:rPr>
        <w:t>max_depth</w:t>
      </w:r>
      <w:proofErr w:type="spellEnd"/>
      <w:r>
        <w:rPr>
          <w:lang w:val="en-GB"/>
        </w:rPr>
        <w:t>': 5, '</w:t>
      </w:r>
      <w:proofErr w:type="spellStart"/>
      <w:r>
        <w:rPr>
          <w:lang w:val="en-GB"/>
        </w:rPr>
        <w:t>max_features</w:t>
      </w:r>
      <w:proofErr w:type="spellEnd"/>
      <w:r>
        <w:rPr>
          <w:lang w:val="en-GB"/>
        </w:rPr>
        <w:t>': 12, '</w:t>
      </w:r>
      <w:proofErr w:type="spellStart"/>
      <w:r>
        <w:rPr>
          <w:lang w:val="en-GB"/>
        </w:rPr>
        <w:t>n_estimators</w:t>
      </w:r>
      <w:proofErr w:type="spellEnd"/>
      <w:r>
        <w:rPr>
          <w:lang w:val="en-GB"/>
        </w:rPr>
        <w:t>': 500}</w:t>
      </w:r>
      <w:ins w:id="126" w:author="C Gallardo" w:date="2021-10-14T06:54:00Z">
        <w:r w:rsidR="00920FE8">
          <w:rPr>
            <w:lang w:val="en-GB"/>
          </w:rPr>
          <w:t>.</w:t>
        </w:r>
      </w:ins>
    </w:p>
    <w:p w14:paraId="70E0C722" w14:textId="089467FB" w:rsidR="00D836BD" w:rsidRDefault="00920FE8" w:rsidP="00920FE8">
      <w:pPr>
        <w:ind w:left="1701"/>
        <w:rPr>
          <w:ins w:id="127" w:author="C Gallardo" w:date="2021-10-14T06:55:00Z"/>
          <w:lang w:val="en-GB"/>
        </w:rPr>
      </w:pPr>
      <w:ins w:id="128" w:author="C Gallardo" w:date="2021-10-14T06:54:00Z">
        <w:r>
          <w:rPr>
            <w:lang w:val="en-GB"/>
          </w:rPr>
          <w:t>We obtain a best cross-validation score of 0.72 and a test score of 0.55</w:t>
        </w:r>
      </w:ins>
      <w:del w:id="129" w:author="C Gallardo" w:date="2021-10-14T06:54:00Z">
        <w:r w:rsidR="00A85131" w:rsidDel="00920FE8">
          <w:rPr>
            <w:lang w:val="en-GB"/>
          </w:rPr>
          <w:delText xml:space="preserve"> but we only achieve a test score of 0.38</w:delText>
        </w:r>
      </w:del>
      <w:r w:rsidR="00A85131">
        <w:rPr>
          <w:lang w:val="en-GB"/>
        </w:rPr>
        <w:t>.</w:t>
      </w:r>
    </w:p>
    <w:p w14:paraId="4065C70C" w14:textId="77777777" w:rsidR="00920FE8" w:rsidRDefault="00920FE8">
      <w:pPr>
        <w:ind w:left="1701"/>
        <w:rPr>
          <w:lang w:val="en-GB"/>
        </w:rPr>
      </w:pPr>
    </w:p>
    <w:p w14:paraId="7A4461D4" w14:textId="77777777" w:rsidR="00D836BD" w:rsidRDefault="00A85131">
      <w:pPr>
        <w:pStyle w:val="Heading3"/>
        <w:numPr>
          <w:ilvl w:val="2"/>
          <w:numId w:val="2"/>
        </w:numPr>
        <w:ind w:left="1701"/>
      </w:pPr>
      <w:bookmarkStart w:id="130" w:name="_Toc85099516"/>
      <w:r>
        <w:t>Linear Regression model:</w:t>
      </w:r>
      <w:bookmarkEnd w:id="130"/>
    </w:p>
    <w:p w14:paraId="2C69F33C" w14:textId="77777777" w:rsidR="00D836BD" w:rsidRDefault="00A85131">
      <w:pPr>
        <w:ind w:left="1701"/>
        <w:rPr>
          <w:lang w:val="en-GB"/>
        </w:rPr>
      </w:pPr>
      <w:proofErr w:type="gramStart"/>
      <w:r>
        <w:rPr>
          <w:lang w:val="en-GB"/>
        </w:rPr>
        <w:t>Similarly</w:t>
      </w:r>
      <w:proofErr w:type="gramEnd"/>
      <w:r>
        <w:rPr>
          <w:lang w:val="en-GB"/>
        </w:rPr>
        <w:t xml:space="preserve"> to the previous section, the above set has been trained using a liner regression model with the following results:</w:t>
      </w:r>
    </w:p>
    <w:p w14:paraId="77A509F4" w14:textId="2B1F123F" w:rsidR="00D836BD" w:rsidRDefault="00A85131">
      <w:pPr>
        <w:ind w:left="1701"/>
        <w:rPr>
          <w:lang w:val="en-GB"/>
        </w:rPr>
      </w:pPr>
      <w:r>
        <w:rPr>
          <w:lang w:val="en-GB"/>
        </w:rPr>
        <w:t xml:space="preserve">score </w:t>
      </w:r>
      <w:proofErr w:type="gramStart"/>
      <w:r>
        <w:rPr>
          <w:lang w:val="en-GB"/>
        </w:rPr>
        <w:t>train :</w:t>
      </w:r>
      <w:proofErr w:type="gramEnd"/>
      <w:r>
        <w:rPr>
          <w:lang w:val="en-GB"/>
        </w:rPr>
        <w:t xml:space="preserve"> </w:t>
      </w:r>
      <w:r>
        <w:rPr>
          <w:lang w:val="en-GB"/>
        </w:rPr>
        <w:tab/>
        <w:t>0.</w:t>
      </w:r>
      <w:del w:id="131" w:author="C Gallardo" w:date="2021-10-14T06:56:00Z">
        <w:r w:rsidDel="00BC49D0">
          <w:rPr>
            <w:lang w:val="en-GB"/>
          </w:rPr>
          <w:delText>99</w:delText>
        </w:r>
      </w:del>
      <w:ins w:id="132" w:author="C Gallardo" w:date="2021-10-14T06:56:00Z">
        <w:r w:rsidR="00BC49D0">
          <w:rPr>
            <w:lang w:val="en-GB"/>
          </w:rPr>
          <w:t>89</w:t>
        </w:r>
      </w:ins>
    </w:p>
    <w:p w14:paraId="117BC895" w14:textId="3C2D3BD1" w:rsidR="00D836BD" w:rsidRDefault="00A85131">
      <w:pPr>
        <w:ind w:left="1701"/>
        <w:rPr>
          <w:ins w:id="133" w:author="C Gallardo" w:date="2021-10-14T06:56:00Z"/>
          <w:lang w:val="en-GB"/>
        </w:rPr>
      </w:pPr>
      <w:r>
        <w:rPr>
          <w:lang w:val="en-GB"/>
        </w:rPr>
        <w:t xml:space="preserve">score </w:t>
      </w:r>
      <w:proofErr w:type="gramStart"/>
      <w:r>
        <w:rPr>
          <w:lang w:val="en-GB"/>
        </w:rPr>
        <w:t>test :</w:t>
      </w:r>
      <w:proofErr w:type="gramEnd"/>
      <w:r>
        <w:rPr>
          <w:lang w:val="en-GB"/>
        </w:rPr>
        <w:t xml:space="preserve"> </w:t>
      </w:r>
      <w:r>
        <w:rPr>
          <w:lang w:val="en-GB"/>
        </w:rPr>
        <w:tab/>
        <w:t>0.</w:t>
      </w:r>
      <w:del w:id="134" w:author="C Gallardo" w:date="2021-10-14T06:56:00Z">
        <w:r w:rsidDel="00BC49D0">
          <w:rPr>
            <w:lang w:val="en-GB"/>
          </w:rPr>
          <w:delText>99</w:delText>
        </w:r>
      </w:del>
      <w:ins w:id="135" w:author="C Gallardo" w:date="2021-10-14T06:56:00Z">
        <w:r w:rsidR="00BC49D0">
          <w:rPr>
            <w:lang w:val="en-GB"/>
          </w:rPr>
          <w:t>90</w:t>
        </w:r>
      </w:ins>
    </w:p>
    <w:p w14:paraId="2E5C9BE4" w14:textId="2E2661E9" w:rsidR="00BC49D0" w:rsidRDefault="00BC49D0">
      <w:pPr>
        <w:ind w:left="1701"/>
        <w:rPr>
          <w:lang w:val="en-GB"/>
        </w:rPr>
      </w:pPr>
      <w:proofErr w:type="spellStart"/>
      <w:ins w:id="136" w:author="C Gallardo" w:date="2021-10-14T06:56:00Z">
        <w:r>
          <w:rPr>
            <w:lang w:val="en-GB"/>
          </w:rPr>
          <w:t>mse</w:t>
        </w:r>
        <w:proofErr w:type="spellEnd"/>
        <w:r>
          <w:rPr>
            <w:lang w:val="en-GB"/>
          </w:rPr>
          <w:t xml:space="preserve"> test:</w:t>
        </w:r>
        <w:r>
          <w:rPr>
            <w:lang w:val="en-GB"/>
          </w:rPr>
          <w:tab/>
          <w:t>0.49</w:t>
        </w:r>
      </w:ins>
    </w:p>
    <w:p w14:paraId="4B2688F2" w14:textId="1FE5CBE9" w:rsidR="00920FE8" w:rsidDel="00920FE8" w:rsidRDefault="00920FE8">
      <w:pPr>
        <w:ind w:left="1701"/>
        <w:rPr>
          <w:del w:id="137" w:author="C Gallardo" w:date="2021-10-14T06:55:00Z"/>
          <w:lang w:val="en-GB"/>
        </w:rPr>
      </w:pPr>
    </w:p>
    <w:p w14:paraId="026E7491" w14:textId="77777777" w:rsidR="00D836BD" w:rsidRDefault="00D836BD">
      <w:pPr>
        <w:ind w:left="1701"/>
        <w:rPr>
          <w:lang w:val="en-GB"/>
        </w:rPr>
      </w:pPr>
    </w:p>
    <w:p w14:paraId="627A88B5" w14:textId="77777777" w:rsidR="00D836BD" w:rsidRDefault="00A85131">
      <w:pPr>
        <w:pStyle w:val="Heading3"/>
        <w:numPr>
          <w:ilvl w:val="2"/>
          <w:numId w:val="2"/>
        </w:numPr>
        <w:ind w:left="1701"/>
      </w:pPr>
      <w:bookmarkStart w:id="138" w:name="_Toc85099517"/>
      <w:r>
        <w:t>Logistic Regression model:</w:t>
      </w:r>
      <w:bookmarkEnd w:id="138"/>
    </w:p>
    <w:p w14:paraId="11DB8424" w14:textId="3F64F72A" w:rsidR="00D836BD" w:rsidRDefault="00A85131">
      <w:pPr>
        <w:ind w:left="1701"/>
        <w:rPr>
          <w:lang w:val="en-GB"/>
        </w:rPr>
      </w:pPr>
      <w:r>
        <w:rPr>
          <w:lang w:val="en-GB"/>
        </w:rPr>
        <w:t>The set of data has been divided in four bins: Silver, Gold, Platinum and Diamond according to the global sales. The test score with this approach is 0.</w:t>
      </w:r>
      <w:del w:id="139" w:author="C Gallardo" w:date="2021-10-14T06:56:00Z">
        <w:r w:rsidDel="00BC49D0">
          <w:rPr>
            <w:lang w:val="en-GB"/>
          </w:rPr>
          <w:delText>90</w:delText>
        </w:r>
      </w:del>
      <w:ins w:id="140" w:author="C Gallardo" w:date="2021-10-14T06:56:00Z">
        <w:r w:rsidR="00BC49D0">
          <w:rPr>
            <w:lang w:val="en-GB"/>
          </w:rPr>
          <w:t>74</w:t>
        </w:r>
      </w:ins>
      <w:r>
        <w:rPr>
          <w:lang w:val="en-GB"/>
        </w:rPr>
        <w:t>.</w:t>
      </w:r>
    </w:p>
    <w:p w14:paraId="2D691147" w14:textId="77777777" w:rsidR="00D836BD" w:rsidRDefault="00D836BD">
      <w:pPr>
        <w:ind w:left="1701"/>
        <w:rPr>
          <w:lang w:val="en-GB"/>
        </w:rPr>
      </w:pPr>
    </w:p>
    <w:p w14:paraId="32C88D1D" w14:textId="77777777" w:rsidR="00D836BD" w:rsidRDefault="00A85131">
      <w:pPr>
        <w:rPr>
          <w:rFonts w:eastAsia="Microsoft YaHei"/>
          <w:b/>
          <w:bCs/>
          <w:sz w:val="28"/>
          <w:szCs w:val="28"/>
          <w:lang w:val="en-GB"/>
        </w:rPr>
      </w:pPr>
      <w:r>
        <w:br w:type="page"/>
      </w:r>
    </w:p>
    <w:p w14:paraId="52DA4D7A" w14:textId="77777777" w:rsidR="00D836BD" w:rsidRDefault="00A85131">
      <w:pPr>
        <w:pStyle w:val="Heading1"/>
        <w:numPr>
          <w:ilvl w:val="0"/>
          <w:numId w:val="2"/>
        </w:numPr>
        <w:ind w:left="284"/>
      </w:pPr>
      <w:bookmarkStart w:id="141" w:name="_Toc85099518"/>
      <w:r>
        <w:lastRenderedPageBreak/>
        <w:t>Further work to improve the modelling.</w:t>
      </w:r>
      <w:bookmarkEnd w:id="141"/>
    </w:p>
    <w:p w14:paraId="1BDB2727" w14:textId="77777777" w:rsidR="00D836BD" w:rsidRDefault="00A85131">
      <w:pPr>
        <w:pStyle w:val="Heading2"/>
        <w:numPr>
          <w:ilvl w:val="1"/>
          <w:numId w:val="2"/>
        </w:numPr>
      </w:pPr>
      <w:bookmarkStart w:id="142" w:name="_Toc85099519"/>
      <w:r>
        <w:t>Influence of outliers</w:t>
      </w:r>
      <w:bookmarkEnd w:id="142"/>
    </w:p>
    <w:p w14:paraId="4179B0E0" w14:textId="77777777" w:rsidR="00D836BD" w:rsidRDefault="00A85131">
      <w:pPr>
        <w:pStyle w:val="ListParagraph"/>
        <w:ind w:left="1068"/>
        <w:rPr>
          <w:lang w:val="en-GB"/>
        </w:rPr>
      </w:pPr>
      <w:r>
        <w:rPr>
          <w:lang w:val="en-GB"/>
        </w:rPr>
        <w:t xml:space="preserve">Review of the data shows the presence of </w:t>
      </w:r>
      <w:proofErr w:type="gramStart"/>
      <w:r>
        <w:rPr>
          <w:lang w:val="en-GB"/>
        </w:rPr>
        <w:t>outliers  -</w:t>
      </w:r>
      <w:proofErr w:type="gramEnd"/>
      <w:r>
        <w:rPr>
          <w:lang w:val="en-GB"/>
        </w:rPr>
        <w:t xml:space="preserve"> see boxplot in figure below:</w:t>
      </w:r>
    </w:p>
    <w:p w14:paraId="74835392" w14:textId="77777777" w:rsidR="00D836BD" w:rsidRDefault="00A85131">
      <w:pPr>
        <w:keepNext/>
        <w:ind w:left="1701"/>
        <w:rPr>
          <w:lang w:val="en-GB"/>
        </w:rPr>
      </w:pPr>
      <w:r>
        <w:rPr>
          <w:noProof/>
        </w:rPr>
        <w:drawing>
          <wp:inline distT="0" distB="0" distL="0" distR="0" wp14:anchorId="1350EBC0" wp14:editId="2270DB26">
            <wp:extent cx="3398520" cy="371856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20"/>
                    <a:stretch>
                      <a:fillRect/>
                    </a:stretch>
                  </pic:blipFill>
                  <pic:spPr bwMode="auto">
                    <a:xfrm>
                      <a:off x="0" y="0"/>
                      <a:ext cx="3398520" cy="3718560"/>
                    </a:xfrm>
                    <a:prstGeom prst="rect">
                      <a:avLst/>
                    </a:prstGeom>
                  </pic:spPr>
                </pic:pic>
              </a:graphicData>
            </a:graphic>
          </wp:inline>
        </w:drawing>
      </w:r>
    </w:p>
    <w:p w14:paraId="6D29EBD7" w14:textId="02B82DA0" w:rsidR="00D836BD" w:rsidRDefault="00A85131">
      <w:pPr>
        <w:pStyle w:val="Caption"/>
        <w:rPr>
          <w:lang w:val="en-GB"/>
        </w:rPr>
      </w:pPr>
      <w:r>
        <w:rPr>
          <w:lang w:val="en-GB"/>
        </w:rPr>
        <w:t xml:space="preserve">Figure </w:t>
      </w:r>
      <w:r>
        <w:rPr>
          <w:lang w:val="en-GB"/>
        </w:rPr>
        <w:fldChar w:fldCharType="begin"/>
      </w:r>
      <w:r>
        <w:rPr>
          <w:lang w:val="en-GB"/>
        </w:rPr>
        <w:instrText>SEQ Figure \* ARABIC</w:instrText>
      </w:r>
      <w:r>
        <w:rPr>
          <w:lang w:val="en-GB"/>
        </w:rPr>
        <w:fldChar w:fldCharType="separate"/>
      </w:r>
      <w:r w:rsidR="001E2F50">
        <w:rPr>
          <w:noProof/>
          <w:lang w:val="en-GB"/>
        </w:rPr>
        <w:t>8</w:t>
      </w:r>
      <w:r>
        <w:rPr>
          <w:lang w:val="en-GB"/>
        </w:rPr>
        <w:fldChar w:fldCharType="end"/>
      </w:r>
      <w:r>
        <w:rPr>
          <w:lang w:val="en-GB"/>
        </w:rPr>
        <w:t xml:space="preserve"> - Boxplot of data grouped by year</w:t>
      </w:r>
    </w:p>
    <w:p w14:paraId="7C499535" w14:textId="15CE4C95" w:rsidR="00D836BD" w:rsidRDefault="00A85131">
      <w:pPr>
        <w:ind w:left="1701"/>
        <w:rPr>
          <w:lang w:val="en-GB"/>
        </w:rPr>
      </w:pPr>
      <w:r>
        <w:rPr>
          <w:lang w:val="en-GB"/>
        </w:rPr>
        <w:t xml:space="preserve">The analyses described in previous sections have been repeated by gradually removing the </w:t>
      </w:r>
      <w:proofErr w:type="spellStart"/>
      <w:r>
        <w:rPr>
          <w:lang w:val="en-GB"/>
        </w:rPr>
        <w:t>outlyers</w:t>
      </w:r>
      <w:proofErr w:type="spellEnd"/>
      <w:r>
        <w:rPr>
          <w:lang w:val="en-GB"/>
        </w:rPr>
        <w:t xml:space="preserve"> down to global sales of 8.0 million </w:t>
      </w:r>
      <w:r w:rsidR="000E0131">
        <w:rPr>
          <w:lang w:val="en-GB"/>
        </w:rPr>
        <w:t>copies</w:t>
      </w:r>
      <w:r>
        <w:rPr>
          <w:lang w:val="en-GB"/>
        </w:rPr>
        <w:t xml:space="preserve"> and above. The obtained scored are included in the notebook in section </w:t>
      </w:r>
      <w:r>
        <w:rPr>
          <w:lang w:val="en-GB"/>
        </w:rPr>
        <w:fldChar w:fldCharType="begin"/>
      </w:r>
      <w:r>
        <w:rPr>
          <w:lang w:val="en-GB"/>
        </w:rPr>
        <w:instrText>REF _Ref85008583 \r \h</w:instrText>
      </w:r>
      <w:r>
        <w:rPr>
          <w:lang w:val="en-GB"/>
        </w:rPr>
      </w:r>
      <w:r>
        <w:rPr>
          <w:lang w:val="en-GB"/>
        </w:rPr>
        <w:fldChar w:fldCharType="separate"/>
      </w:r>
      <w:r w:rsidR="001E2F50">
        <w:rPr>
          <w:lang w:val="en-GB"/>
        </w:rPr>
        <w:t>0</w:t>
      </w:r>
      <w:r>
        <w:rPr>
          <w:lang w:val="en-GB"/>
        </w:rPr>
        <w:fldChar w:fldCharType="end"/>
      </w:r>
      <w:r>
        <w:rPr>
          <w:lang w:val="en-GB"/>
        </w:rPr>
        <w:t xml:space="preserve"> showing that the removal of </w:t>
      </w:r>
      <w:proofErr w:type="gramStart"/>
      <w:r>
        <w:rPr>
          <w:lang w:val="en-GB"/>
        </w:rPr>
        <w:t>outliers</w:t>
      </w:r>
      <w:proofErr w:type="gramEnd"/>
      <w:r>
        <w:rPr>
          <w:lang w:val="en-GB"/>
        </w:rPr>
        <w:t xml:space="preserve"> data does not impact significantly the results.</w:t>
      </w:r>
    </w:p>
    <w:p w14:paraId="2DEE0712" w14:textId="77777777" w:rsidR="00D836BD" w:rsidRDefault="00D836BD">
      <w:pPr>
        <w:ind w:left="1701"/>
        <w:rPr>
          <w:lang w:val="en-GB"/>
        </w:rPr>
      </w:pPr>
    </w:p>
    <w:p w14:paraId="1F91F7E9" w14:textId="77777777" w:rsidR="00D836BD" w:rsidRDefault="00A85131">
      <w:pPr>
        <w:pStyle w:val="Heading2"/>
        <w:numPr>
          <w:ilvl w:val="1"/>
          <w:numId w:val="2"/>
        </w:numPr>
      </w:pPr>
      <w:bookmarkStart w:id="143" w:name="_Toc85099520"/>
      <w:r>
        <w:t>Multi-layer back propagation neural network model approach.</w:t>
      </w:r>
      <w:bookmarkEnd w:id="143"/>
    </w:p>
    <w:p w14:paraId="3DE06C3A" w14:textId="04254A66" w:rsidR="00D836BD" w:rsidRDefault="00A85131">
      <w:pPr>
        <w:pStyle w:val="ListParagraph"/>
        <w:ind w:left="1068"/>
        <w:rPr>
          <w:lang w:val="en-GB"/>
        </w:rPr>
      </w:pPr>
      <w:r>
        <w:rPr>
          <w:lang w:val="en-GB"/>
        </w:rPr>
        <w:t xml:space="preserve">We also propose a multi-layer back-propagation neural network model based on </w:t>
      </w:r>
      <w:sdt>
        <w:sdtPr>
          <w:id w:val="1664351668"/>
          <w:citation/>
        </w:sdtPr>
        <w:sdtEndPr/>
        <w:sdtContent>
          <w:r>
            <w:fldChar w:fldCharType="begin"/>
          </w:r>
          <w:r>
            <w:instrText>CITATION Rhe16 \l 3082</w:instrText>
          </w:r>
          <w:r>
            <w:fldChar w:fldCharType="separate"/>
          </w:r>
          <w:r w:rsidR="009925F9" w:rsidRPr="009925F9">
            <w:rPr>
              <w:noProof/>
            </w:rPr>
            <w:t>(Rhee &amp; Zulkernine, 2016)</w:t>
          </w:r>
          <w:r>
            <w:fldChar w:fldCharType="end"/>
          </w:r>
        </w:sdtContent>
      </w:sdt>
      <w:r>
        <w:rPr>
          <w:lang w:val="en-GB"/>
        </w:rPr>
        <w:t xml:space="preserve">. This work proposes a neural network for the prediction of whether or not a film will become a hit (binary classification). Our case is a 4-class classification meaning that we would expect slightly worse scores. </w:t>
      </w:r>
    </w:p>
    <w:p w14:paraId="65A4CAF4" w14:textId="77777777" w:rsidR="00D836BD" w:rsidRDefault="00D836BD">
      <w:pPr>
        <w:ind w:left="1701"/>
        <w:rPr>
          <w:lang w:val="en-GB"/>
        </w:rPr>
      </w:pPr>
    </w:p>
    <w:p w14:paraId="7E0AE354" w14:textId="77777777" w:rsidR="00D836BD" w:rsidRDefault="00A85131">
      <w:pPr>
        <w:pStyle w:val="Heading3"/>
        <w:numPr>
          <w:ilvl w:val="2"/>
          <w:numId w:val="2"/>
        </w:numPr>
        <w:ind w:left="1701"/>
      </w:pPr>
      <w:bookmarkStart w:id="144" w:name="_Toc85099521"/>
      <w:r>
        <w:t>Neural network model.</w:t>
      </w:r>
      <w:bookmarkEnd w:id="144"/>
    </w:p>
    <w:p w14:paraId="02C014EA" w14:textId="77777777" w:rsidR="00D836BD" w:rsidRDefault="00A85131">
      <w:pPr>
        <w:ind w:left="1701"/>
        <w:rPr>
          <w:lang w:val="en-GB"/>
        </w:rPr>
      </w:pPr>
      <w:r>
        <w:rPr>
          <w:lang w:val="en-GB"/>
        </w:rPr>
        <w:t>We propose a network which features 235 variables across 3 layers:</w:t>
      </w:r>
    </w:p>
    <w:p w14:paraId="1DEF112D" w14:textId="77777777" w:rsidR="00D836BD" w:rsidRDefault="00A85131">
      <w:pPr>
        <w:ind w:left="1701"/>
        <w:rPr>
          <w:lang w:val="en-GB"/>
        </w:rPr>
      </w:pPr>
      <w:r>
        <w:rPr>
          <w:lang w:val="en-GB"/>
        </w:rPr>
        <w:t>- 1 input layer of 64 nodes.</w:t>
      </w:r>
    </w:p>
    <w:p w14:paraId="7772BFB7" w14:textId="77777777" w:rsidR="00D836BD" w:rsidRDefault="00A85131">
      <w:pPr>
        <w:ind w:left="1701"/>
        <w:rPr>
          <w:lang w:val="en-GB"/>
        </w:rPr>
      </w:pPr>
      <w:r>
        <w:rPr>
          <w:lang w:val="en-GB"/>
        </w:rPr>
        <w:t>- 1 hidden layer of 16 nodes.</w:t>
      </w:r>
    </w:p>
    <w:p w14:paraId="0831D48F" w14:textId="77777777" w:rsidR="00D836BD" w:rsidRDefault="00A85131">
      <w:pPr>
        <w:ind w:left="1701"/>
        <w:rPr>
          <w:lang w:val="en-GB"/>
        </w:rPr>
      </w:pPr>
      <w:r>
        <w:rPr>
          <w:lang w:val="en-GB"/>
        </w:rPr>
        <w:t>- 1 input layer of 4 nodes, one for each category.</w:t>
      </w:r>
    </w:p>
    <w:p w14:paraId="7AB415D6" w14:textId="77777777" w:rsidR="00D836BD" w:rsidRDefault="00A85131">
      <w:pPr>
        <w:ind w:left="1701"/>
        <w:rPr>
          <w:lang w:val="en-GB"/>
        </w:rPr>
      </w:pPr>
      <w:r>
        <w:rPr>
          <w:lang w:val="en-GB"/>
        </w:rPr>
        <w:t xml:space="preserve">Activation function is set to </w:t>
      </w:r>
      <w:proofErr w:type="spellStart"/>
      <w:r>
        <w:rPr>
          <w:lang w:val="en-GB"/>
        </w:rPr>
        <w:t>relu</w:t>
      </w:r>
      <w:proofErr w:type="spellEnd"/>
      <w:r>
        <w:rPr>
          <w:lang w:val="en-GB"/>
        </w:rPr>
        <w:t xml:space="preserve"> except of the output layer which is set to </w:t>
      </w:r>
      <w:proofErr w:type="spellStart"/>
      <w:r>
        <w:rPr>
          <w:lang w:val="en-GB"/>
        </w:rPr>
        <w:t>softmax</w:t>
      </w:r>
      <w:proofErr w:type="spellEnd"/>
      <w:r>
        <w:rPr>
          <w:lang w:val="en-GB"/>
        </w:rPr>
        <w:t xml:space="preserve"> given the class nature of the output.  The data has been normalised using a </w:t>
      </w:r>
      <w:proofErr w:type="spellStart"/>
      <w:r>
        <w:rPr>
          <w:lang w:val="en-GB"/>
        </w:rPr>
        <w:t>MinMaxScaler</w:t>
      </w:r>
      <w:proofErr w:type="spellEnd"/>
      <w:r>
        <w:rPr>
          <w:lang w:val="en-GB"/>
        </w:rPr>
        <w:t xml:space="preserve"> which presents better results than the </w:t>
      </w:r>
      <w:proofErr w:type="spellStart"/>
      <w:r>
        <w:rPr>
          <w:lang w:val="en-GB"/>
        </w:rPr>
        <w:t>StandardScaler</w:t>
      </w:r>
      <w:proofErr w:type="spellEnd"/>
      <w:r>
        <w:rPr>
          <w:lang w:val="en-GB"/>
        </w:rPr>
        <w:t>.</w:t>
      </w:r>
    </w:p>
    <w:p w14:paraId="69B6B32B" w14:textId="77777777" w:rsidR="00D836BD" w:rsidRDefault="00D836BD">
      <w:pPr>
        <w:ind w:left="1701"/>
        <w:rPr>
          <w:lang w:val="en-GB"/>
        </w:rPr>
      </w:pPr>
    </w:p>
    <w:p w14:paraId="21045F5A" w14:textId="77777777" w:rsidR="00D836BD" w:rsidRDefault="00A85131">
      <w:pPr>
        <w:rPr>
          <w:u w:val="single"/>
          <w:lang w:val="en-GB"/>
        </w:rPr>
      </w:pPr>
      <w:r>
        <w:br w:type="page"/>
      </w:r>
    </w:p>
    <w:p w14:paraId="3FCAB44C" w14:textId="77777777" w:rsidR="00D836BD" w:rsidRDefault="00A85131">
      <w:pPr>
        <w:pStyle w:val="Heading3"/>
        <w:numPr>
          <w:ilvl w:val="2"/>
          <w:numId w:val="2"/>
        </w:numPr>
        <w:ind w:left="1701"/>
      </w:pPr>
      <w:bookmarkStart w:id="145" w:name="_Toc85099522"/>
      <w:r>
        <w:lastRenderedPageBreak/>
        <w:t>Results</w:t>
      </w:r>
      <w:bookmarkEnd w:id="145"/>
    </w:p>
    <w:p w14:paraId="5E738EB7" w14:textId="15DB8B92" w:rsidR="00D836BD" w:rsidRDefault="00A85131">
      <w:pPr>
        <w:ind w:left="1701"/>
        <w:rPr>
          <w:lang w:val="en-GB"/>
        </w:rPr>
      </w:pPr>
      <w:r>
        <w:rPr>
          <w:lang w:val="en-GB"/>
        </w:rPr>
        <w:t xml:space="preserve">Results show that the trained data shows a score of 0.67- However after comparing with the test set, a score of 0.51 is achieved, denoting some degree of overfitting as anticipated. The confusion matrix is shown in </w:t>
      </w:r>
      <w:r>
        <w:rPr>
          <w:lang w:val="en-GB"/>
        </w:rPr>
        <w:fldChar w:fldCharType="begin"/>
      </w:r>
      <w:r>
        <w:rPr>
          <w:lang w:val="en-GB"/>
        </w:rPr>
        <w:instrText>REF _Ref84999883 \h</w:instrText>
      </w:r>
      <w:r>
        <w:rPr>
          <w:lang w:val="en-GB"/>
        </w:rPr>
      </w:r>
      <w:r>
        <w:rPr>
          <w:lang w:val="en-GB"/>
        </w:rPr>
        <w:fldChar w:fldCharType="separate"/>
      </w:r>
      <w:r w:rsidR="001E2F50">
        <w:t xml:space="preserve">Table </w:t>
      </w:r>
      <w:r w:rsidR="001E2F50">
        <w:rPr>
          <w:noProof/>
        </w:rPr>
        <w:t>1</w:t>
      </w:r>
      <w:r>
        <w:rPr>
          <w:lang w:val="en-GB"/>
        </w:rPr>
        <w:fldChar w:fldCharType="end"/>
      </w:r>
    </w:p>
    <w:p w14:paraId="1236EAC9" w14:textId="77777777" w:rsidR="00D836BD" w:rsidRDefault="00D836BD">
      <w:pPr>
        <w:rPr>
          <w:lang w:val="en-GB"/>
        </w:rPr>
      </w:pPr>
    </w:p>
    <w:tbl>
      <w:tblPr>
        <w:tblStyle w:val="TableGrid"/>
        <w:tblW w:w="3349" w:type="dxa"/>
        <w:jc w:val="center"/>
        <w:tblLayout w:type="fixed"/>
        <w:tblLook w:val="04A0" w:firstRow="1" w:lastRow="0" w:firstColumn="1" w:lastColumn="0" w:noHBand="0" w:noVBand="1"/>
      </w:tblPr>
      <w:tblGrid>
        <w:gridCol w:w="961"/>
        <w:gridCol w:w="709"/>
        <w:gridCol w:w="567"/>
        <w:gridCol w:w="567"/>
        <w:gridCol w:w="545"/>
      </w:tblGrid>
      <w:tr w:rsidR="00D836BD" w14:paraId="1F700A24" w14:textId="77777777">
        <w:trPr>
          <w:jc w:val="center"/>
        </w:trPr>
        <w:tc>
          <w:tcPr>
            <w:tcW w:w="961" w:type="dxa"/>
          </w:tcPr>
          <w:p w14:paraId="5FD9CE80" w14:textId="77777777" w:rsidR="00D836BD" w:rsidRDefault="00A85131">
            <w:pPr>
              <w:rPr>
                <w:b/>
                <w:bCs/>
                <w:lang w:val="en-GB"/>
              </w:rPr>
            </w:pPr>
            <w:r>
              <w:rPr>
                <w:b/>
                <w:bCs/>
                <w:lang w:val="en-GB"/>
              </w:rPr>
              <w:t>Classes</w:t>
            </w:r>
          </w:p>
        </w:tc>
        <w:tc>
          <w:tcPr>
            <w:tcW w:w="709" w:type="dxa"/>
          </w:tcPr>
          <w:p w14:paraId="41D3E828" w14:textId="77777777" w:rsidR="00D836BD" w:rsidRDefault="00A85131">
            <w:pPr>
              <w:rPr>
                <w:b/>
                <w:bCs/>
                <w:lang w:val="en-GB"/>
              </w:rPr>
            </w:pPr>
            <w:r>
              <w:rPr>
                <w:b/>
                <w:bCs/>
                <w:lang w:val="en-GB"/>
              </w:rPr>
              <w:t>0</w:t>
            </w:r>
          </w:p>
        </w:tc>
        <w:tc>
          <w:tcPr>
            <w:tcW w:w="567" w:type="dxa"/>
          </w:tcPr>
          <w:p w14:paraId="797E1055" w14:textId="77777777" w:rsidR="00D836BD" w:rsidRDefault="00A85131">
            <w:pPr>
              <w:rPr>
                <w:b/>
                <w:bCs/>
                <w:lang w:val="en-GB"/>
              </w:rPr>
            </w:pPr>
            <w:r>
              <w:rPr>
                <w:b/>
                <w:bCs/>
                <w:lang w:val="en-GB"/>
              </w:rPr>
              <w:t>1</w:t>
            </w:r>
          </w:p>
        </w:tc>
        <w:tc>
          <w:tcPr>
            <w:tcW w:w="567" w:type="dxa"/>
          </w:tcPr>
          <w:p w14:paraId="744589DB" w14:textId="77777777" w:rsidR="00D836BD" w:rsidRDefault="00A85131">
            <w:pPr>
              <w:rPr>
                <w:b/>
                <w:bCs/>
                <w:lang w:val="en-GB"/>
              </w:rPr>
            </w:pPr>
            <w:r>
              <w:rPr>
                <w:b/>
                <w:bCs/>
                <w:lang w:val="en-GB"/>
              </w:rPr>
              <w:t>2</w:t>
            </w:r>
          </w:p>
        </w:tc>
        <w:tc>
          <w:tcPr>
            <w:tcW w:w="545" w:type="dxa"/>
          </w:tcPr>
          <w:p w14:paraId="2AC695DD" w14:textId="77777777" w:rsidR="00D836BD" w:rsidRDefault="00A85131">
            <w:pPr>
              <w:rPr>
                <w:b/>
                <w:bCs/>
                <w:lang w:val="en-GB"/>
              </w:rPr>
            </w:pPr>
            <w:r>
              <w:rPr>
                <w:b/>
                <w:bCs/>
                <w:lang w:val="en-GB"/>
              </w:rPr>
              <w:t>3</w:t>
            </w:r>
          </w:p>
        </w:tc>
      </w:tr>
      <w:tr w:rsidR="00D836BD" w14:paraId="37995DA1" w14:textId="77777777">
        <w:trPr>
          <w:jc w:val="center"/>
        </w:trPr>
        <w:tc>
          <w:tcPr>
            <w:tcW w:w="961" w:type="dxa"/>
          </w:tcPr>
          <w:p w14:paraId="2841CC2A" w14:textId="77777777" w:rsidR="00D836BD" w:rsidRDefault="00A85131">
            <w:pPr>
              <w:rPr>
                <w:b/>
                <w:bCs/>
                <w:lang w:val="en-GB"/>
              </w:rPr>
            </w:pPr>
            <w:r>
              <w:rPr>
                <w:b/>
                <w:bCs/>
                <w:lang w:val="en-GB"/>
              </w:rPr>
              <w:t>0</w:t>
            </w:r>
          </w:p>
        </w:tc>
        <w:tc>
          <w:tcPr>
            <w:tcW w:w="709" w:type="dxa"/>
          </w:tcPr>
          <w:p w14:paraId="7F422CDD" w14:textId="77777777" w:rsidR="00D836BD" w:rsidRDefault="00A85131">
            <w:pPr>
              <w:rPr>
                <w:lang w:val="en-GB"/>
              </w:rPr>
            </w:pPr>
            <w:r>
              <w:rPr>
                <w:lang w:val="en-GB"/>
              </w:rPr>
              <w:t>154</w:t>
            </w:r>
          </w:p>
        </w:tc>
        <w:tc>
          <w:tcPr>
            <w:tcW w:w="567" w:type="dxa"/>
          </w:tcPr>
          <w:p w14:paraId="28C010AC" w14:textId="77777777" w:rsidR="00D836BD" w:rsidRDefault="00A85131">
            <w:pPr>
              <w:rPr>
                <w:lang w:val="en-GB"/>
              </w:rPr>
            </w:pPr>
            <w:r>
              <w:rPr>
                <w:lang w:val="en-GB"/>
              </w:rPr>
              <w:t>70</w:t>
            </w:r>
          </w:p>
        </w:tc>
        <w:tc>
          <w:tcPr>
            <w:tcW w:w="567" w:type="dxa"/>
          </w:tcPr>
          <w:p w14:paraId="6B4C7005" w14:textId="77777777" w:rsidR="00D836BD" w:rsidRDefault="00A85131">
            <w:pPr>
              <w:rPr>
                <w:lang w:val="en-GB"/>
              </w:rPr>
            </w:pPr>
            <w:r>
              <w:rPr>
                <w:lang w:val="en-GB"/>
              </w:rPr>
              <w:t>33</w:t>
            </w:r>
          </w:p>
        </w:tc>
        <w:tc>
          <w:tcPr>
            <w:tcW w:w="545" w:type="dxa"/>
          </w:tcPr>
          <w:p w14:paraId="6E727257" w14:textId="77777777" w:rsidR="00D836BD" w:rsidRDefault="00A85131">
            <w:pPr>
              <w:rPr>
                <w:lang w:val="en-GB"/>
              </w:rPr>
            </w:pPr>
            <w:r>
              <w:rPr>
                <w:lang w:val="en-GB"/>
              </w:rPr>
              <w:t>13</w:t>
            </w:r>
          </w:p>
        </w:tc>
      </w:tr>
      <w:tr w:rsidR="00D836BD" w14:paraId="5EDA9CA5" w14:textId="77777777">
        <w:trPr>
          <w:jc w:val="center"/>
        </w:trPr>
        <w:tc>
          <w:tcPr>
            <w:tcW w:w="961" w:type="dxa"/>
          </w:tcPr>
          <w:p w14:paraId="11A9C43B" w14:textId="77777777" w:rsidR="00D836BD" w:rsidRDefault="00A85131">
            <w:pPr>
              <w:rPr>
                <w:b/>
                <w:bCs/>
                <w:lang w:val="en-GB"/>
              </w:rPr>
            </w:pPr>
            <w:r>
              <w:rPr>
                <w:b/>
                <w:bCs/>
                <w:lang w:val="en-GB"/>
              </w:rPr>
              <w:t>1</w:t>
            </w:r>
          </w:p>
        </w:tc>
        <w:tc>
          <w:tcPr>
            <w:tcW w:w="709" w:type="dxa"/>
          </w:tcPr>
          <w:p w14:paraId="38D9BDA3" w14:textId="77777777" w:rsidR="00D836BD" w:rsidRDefault="00A85131">
            <w:pPr>
              <w:rPr>
                <w:lang w:val="en-GB"/>
              </w:rPr>
            </w:pPr>
            <w:r>
              <w:rPr>
                <w:lang w:val="en-GB"/>
              </w:rPr>
              <w:t>50</w:t>
            </w:r>
          </w:p>
        </w:tc>
        <w:tc>
          <w:tcPr>
            <w:tcW w:w="567" w:type="dxa"/>
          </w:tcPr>
          <w:p w14:paraId="144CE485" w14:textId="77777777" w:rsidR="00D836BD" w:rsidRDefault="00A85131">
            <w:pPr>
              <w:rPr>
                <w:lang w:val="en-GB"/>
              </w:rPr>
            </w:pPr>
            <w:r>
              <w:rPr>
                <w:lang w:val="en-GB"/>
              </w:rPr>
              <w:t>104</w:t>
            </w:r>
          </w:p>
        </w:tc>
        <w:tc>
          <w:tcPr>
            <w:tcW w:w="567" w:type="dxa"/>
          </w:tcPr>
          <w:p w14:paraId="64E76EAC" w14:textId="77777777" w:rsidR="00D836BD" w:rsidRDefault="00A85131">
            <w:pPr>
              <w:rPr>
                <w:lang w:val="en-GB"/>
              </w:rPr>
            </w:pPr>
            <w:r>
              <w:rPr>
                <w:lang w:val="en-GB"/>
              </w:rPr>
              <w:t>51</w:t>
            </w:r>
          </w:p>
        </w:tc>
        <w:tc>
          <w:tcPr>
            <w:tcW w:w="545" w:type="dxa"/>
          </w:tcPr>
          <w:p w14:paraId="1D8DAAB5" w14:textId="77777777" w:rsidR="00D836BD" w:rsidRDefault="00A85131">
            <w:pPr>
              <w:rPr>
                <w:lang w:val="en-GB"/>
              </w:rPr>
            </w:pPr>
            <w:r>
              <w:rPr>
                <w:lang w:val="en-GB"/>
              </w:rPr>
              <w:t>25</w:t>
            </w:r>
          </w:p>
        </w:tc>
      </w:tr>
      <w:tr w:rsidR="00D836BD" w14:paraId="2D1E9A0B" w14:textId="77777777">
        <w:trPr>
          <w:jc w:val="center"/>
        </w:trPr>
        <w:tc>
          <w:tcPr>
            <w:tcW w:w="961" w:type="dxa"/>
          </w:tcPr>
          <w:p w14:paraId="03B85D4E" w14:textId="77777777" w:rsidR="00D836BD" w:rsidRDefault="00A85131">
            <w:pPr>
              <w:rPr>
                <w:b/>
                <w:bCs/>
                <w:lang w:val="en-GB"/>
              </w:rPr>
            </w:pPr>
            <w:r>
              <w:rPr>
                <w:b/>
                <w:bCs/>
                <w:lang w:val="en-GB"/>
              </w:rPr>
              <w:t>2</w:t>
            </w:r>
          </w:p>
        </w:tc>
        <w:tc>
          <w:tcPr>
            <w:tcW w:w="709" w:type="dxa"/>
          </w:tcPr>
          <w:p w14:paraId="52E03A5F" w14:textId="77777777" w:rsidR="00D836BD" w:rsidRDefault="00A85131">
            <w:pPr>
              <w:rPr>
                <w:lang w:val="en-GB"/>
              </w:rPr>
            </w:pPr>
            <w:r>
              <w:rPr>
                <w:lang w:val="en-GB"/>
              </w:rPr>
              <w:t>32</w:t>
            </w:r>
          </w:p>
        </w:tc>
        <w:tc>
          <w:tcPr>
            <w:tcW w:w="567" w:type="dxa"/>
          </w:tcPr>
          <w:p w14:paraId="7F2C41D3" w14:textId="77777777" w:rsidR="00D836BD" w:rsidRDefault="00A85131">
            <w:pPr>
              <w:rPr>
                <w:lang w:val="en-GB"/>
              </w:rPr>
            </w:pPr>
            <w:r>
              <w:rPr>
                <w:lang w:val="en-GB"/>
              </w:rPr>
              <w:t>71</w:t>
            </w:r>
          </w:p>
        </w:tc>
        <w:tc>
          <w:tcPr>
            <w:tcW w:w="567" w:type="dxa"/>
          </w:tcPr>
          <w:p w14:paraId="5FE62A65" w14:textId="77777777" w:rsidR="00D836BD" w:rsidRDefault="00A85131">
            <w:pPr>
              <w:rPr>
                <w:lang w:val="en-GB"/>
              </w:rPr>
            </w:pPr>
            <w:r>
              <w:rPr>
                <w:lang w:val="en-GB"/>
              </w:rPr>
              <w:t>82</w:t>
            </w:r>
          </w:p>
        </w:tc>
        <w:tc>
          <w:tcPr>
            <w:tcW w:w="545" w:type="dxa"/>
          </w:tcPr>
          <w:p w14:paraId="1BF55084" w14:textId="77777777" w:rsidR="00D836BD" w:rsidRDefault="00A85131">
            <w:pPr>
              <w:rPr>
                <w:lang w:val="en-GB"/>
              </w:rPr>
            </w:pPr>
            <w:r>
              <w:rPr>
                <w:lang w:val="en-GB"/>
              </w:rPr>
              <w:t>79</w:t>
            </w:r>
          </w:p>
        </w:tc>
      </w:tr>
      <w:tr w:rsidR="00D836BD" w14:paraId="2C52CE00" w14:textId="77777777">
        <w:trPr>
          <w:jc w:val="center"/>
        </w:trPr>
        <w:tc>
          <w:tcPr>
            <w:tcW w:w="961" w:type="dxa"/>
          </w:tcPr>
          <w:p w14:paraId="0A08536B" w14:textId="77777777" w:rsidR="00D836BD" w:rsidRDefault="00A85131">
            <w:pPr>
              <w:rPr>
                <w:b/>
                <w:bCs/>
                <w:lang w:val="en-GB"/>
              </w:rPr>
            </w:pPr>
            <w:r>
              <w:rPr>
                <w:b/>
                <w:bCs/>
                <w:lang w:val="en-GB"/>
              </w:rPr>
              <w:t>3</w:t>
            </w:r>
          </w:p>
        </w:tc>
        <w:tc>
          <w:tcPr>
            <w:tcW w:w="709" w:type="dxa"/>
          </w:tcPr>
          <w:p w14:paraId="7C74E4EB" w14:textId="77777777" w:rsidR="00D836BD" w:rsidRDefault="00A85131">
            <w:pPr>
              <w:rPr>
                <w:lang w:val="en-GB"/>
              </w:rPr>
            </w:pPr>
            <w:r>
              <w:rPr>
                <w:lang w:val="en-GB"/>
              </w:rPr>
              <w:t>16</w:t>
            </w:r>
          </w:p>
        </w:tc>
        <w:tc>
          <w:tcPr>
            <w:tcW w:w="567" w:type="dxa"/>
          </w:tcPr>
          <w:p w14:paraId="2B7EFC4A" w14:textId="77777777" w:rsidR="00D836BD" w:rsidRDefault="00A85131">
            <w:pPr>
              <w:rPr>
                <w:lang w:val="en-GB"/>
              </w:rPr>
            </w:pPr>
            <w:r>
              <w:rPr>
                <w:lang w:val="en-GB"/>
              </w:rPr>
              <w:t>20</w:t>
            </w:r>
          </w:p>
        </w:tc>
        <w:tc>
          <w:tcPr>
            <w:tcW w:w="567" w:type="dxa"/>
          </w:tcPr>
          <w:p w14:paraId="41A17288" w14:textId="77777777" w:rsidR="00D836BD" w:rsidRDefault="00A85131">
            <w:pPr>
              <w:rPr>
                <w:lang w:val="en-GB"/>
              </w:rPr>
            </w:pPr>
            <w:r>
              <w:rPr>
                <w:lang w:val="en-GB"/>
              </w:rPr>
              <w:t>36</w:t>
            </w:r>
          </w:p>
        </w:tc>
        <w:tc>
          <w:tcPr>
            <w:tcW w:w="545" w:type="dxa"/>
          </w:tcPr>
          <w:p w14:paraId="69B3A877" w14:textId="77777777" w:rsidR="00D836BD" w:rsidRDefault="00A85131">
            <w:pPr>
              <w:keepNext/>
              <w:rPr>
                <w:lang w:val="en-GB"/>
              </w:rPr>
            </w:pPr>
            <w:r>
              <w:rPr>
                <w:lang w:val="en-GB"/>
              </w:rPr>
              <w:t>173</w:t>
            </w:r>
          </w:p>
        </w:tc>
      </w:tr>
    </w:tbl>
    <w:p w14:paraId="7FB597A2" w14:textId="59221C28" w:rsidR="00D836BD" w:rsidRDefault="00A85131">
      <w:pPr>
        <w:pStyle w:val="Caption"/>
        <w:rPr>
          <w:lang w:val="en-GB"/>
        </w:rPr>
      </w:pPr>
      <w:bookmarkStart w:id="146" w:name="_Ref84999883"/>
      <w:r>
        <w:t xml:space="preserve">Table </w:t>
      </w:r>
      <w:r>
        <w:fldChar w:fldCharType="begin"/>
      </w:r>
      <w:r>
        <w:instrText>SEQ Table \* ARABIC</w:instrText>
      </w:r>
      <w:r>
        <w:fldChar w:fldCharType="separate"/>
      </w:r>
      <w:r w:rsidR="001E2F50">
        <w:rPr>
          <w:noProof/>
        </w:rPr>
        <w:t>1</w:t>
      </w:r>
      <w:r>
        <w:fldChar w:fldCharType="end"/>
      </w:r>
      <w:bookmarkEnd w:id="146"/>
      <w:r>
        <w:t xml:space="preserve"> - Confusion matrix</w:t>
      </w:r>
    </w:p>
    <w:p w14:paraId="7487268C" w14:textId="77777777" w:rsidR="00D836BD" w:rsidRDefault="00A85131">
      <w:pPr>
        <w:ind w:left="1701"/>
        <w:rPr>
          <w:lang w:val="en-GB"/>
        </w:rPr>
      </w:pPr>
      <w:r>
        <w:rPr>
          <w:lang w:val="en-GB"/>
        </w:rPr>
        <w:t>The figures above show that the algorithm is better to predict low and high sale classes than intermediate classes.</w:t>
      </w:r>
    </w:p>
    <w:p w14:paraId="7FDEBD12" w14:textId="77777777" w:rsidR="00D836BD" w:rsidRDefault="00A85131">
      <w:pPr>
        <w:pStyle w:val="Heading1"/>
        <w:numPr>
          <w:ilvl w:val="0"/>
          <w:numId w:val="2"/>
        </w:numPr>
        <w:ind w:left="284"/>
      </w:pPr>
      <w:bookmarkStart w:id="147" w:name="_Toc85099523"/>
      <w:r>
        <w:t>Description of tasks carried out</w:t>
      </w:r>
      <w:bookmarkEnd w:id="147"/>
    </w:p>
    <w:p w14:paraId="1F085141" w14:textId="77777777" w:rsidR="00D836BD" w:rsidRDefault="00A85131">
      <w:pPr>
        <w:pStyle w:val="Heading2"/>
        <w:numPr>
          <w:ilvl w:val="1"/>
          <w:numId w:val="2"/>
        </w:numPr>
      </w:pPr>
      <w:bookmarkStart w:id="148" w:name="_Toc85099524"/>
      <w:r>
        <w:t>Repartition of tasks by team member and along the project.</w:t>
      </w:r>
      <w:bookmarkEnd w:id="148"/>
    </w:p>
    <w:p w14:paraId="1D21EBE1" w14:textId="77777777" w:rsidR="00D836BD" w:rsidRDefault="00D836BD">
      <w:pPr>
        <w:rPr>
          <w:lang w:val="en-GB"/>
        </w:rPr>
      </w:pPr>
    </w:p>
    <w:tbl>
      <w:tblPr>
        <w:tblStyle w:val="TableGrid"/>
        <w:tblW w:w="9350" w:type="dxa"/>
        <w:tblInd w:w="704" w:type="dxa"/>
        <w:tblLayout w:type="fixed"/>
        <w:tblLook w:val="04A0" w:firstRow="1" w:lastRow="0" w:firstColumn="1" w:lastColumn="0" w:noHBand="0" w:noVBand="1"/>
      </w:tblPr>
      <w:tblGrid>
        <w:gridCol w:w="992"/>
        <w:gridCol w:w="1277"/>
        <w:gridCol w:w="4678"/>
        <w:gridCol w:w="2403"/>
      </w:tblGrid>
      <w:tr w:rsidR="00D836BD" w14:paraId="08F18B16" w14:textId="77777777">
        <w:tc>
          <w:tcPr>
            <w:tcW w:w="992" w:type="dxa"/>
          </w:tcPr>
          <w:p w14:paraId="3962D23B" w14:textId="77777777" w:rsidR="00D836BD" w:rsidRDefault="00A85131">
            <w:pPr>
              <w:pStyle w:val="ListParagraph"/>
              <w:ind w:left="0"/>
              <w:rPr>
                <w:b/>
                <w:bCs/>
                <w:lang w:val="en-GB"/>
              </w:rPr>
            </w:pPr>
            <w:r>
              <w:rPr>
                <w:b/>
                <w:bCs/>
                <w:lang w:val="en-GB"/>
              </w:rPr>
              <w:t>Iteration</w:t>
            </w:r>
          </w:p>
        </w:tc>
        <w:tc>
          <w:tcPr>
            <w:tcW w:w="1277" w:type="dxa"/>
          </w:tcPr>
          <w:p w14:paraId="1F2803D1" w14:textId="77777777" w:rsidR="00D836BD" w:rsidRDefault="00A85131">
            <w:pPr>
              <w:pStyle w:val="ListParagraph"/>
              <w:ind w:left="0"/>
              <w:rPr>
                <w:b/>
                <w:bCs/>
                <w:lang w:val="en-GB"/>
              </w:rPr>
            </w:pPr>
            <w:r>
              <w:rPr>
                <w:b/>
                <w:bCs/>
                <w:lang w:val="en-GB"/>
              </w:rPr>
              <w:t>Task nr.</w:t>
            </w:r>
          </w:p>
        </w:tc>
        <w:tc>
          <w:tcPr>
            <w:tcW w:w="4677" w:type="dxa"/>
          </w:tcPr>
          <w:p w14:paraId="5D272F5B" w14:textId="77777777" w:rsidR="00D836BD" w:rsidRDefault="00A85131">
            <w:pPr>
              <w:pStyle w:val="ListParagraph"/>
              <w:ind w:left="0"/>
              <w:rPr>
                <w:b/>
                <w:bCs/>
                <w:lang w:val="en-GB"/>
              </w:rPr>
            </w:pPr>
            <w:r>
              <w:rPr>
                <w:b/>
                <w:bCs/>
                <w:lang w:val="en-GB"/>
              </w:rPr>
              <w:t>Task performed in chronological order</w:t>
            </w:r>
          </w:p>
        </w:tc>
        <w:tc>
          <w:tcPr>
            <w:tcW w:w="2403" w:type="dxa"/>
          </w:tcPr>
          <w:p w14:paraId="4350AC5F" w14:textId="77777777" w:rsidR="00D836BD" w:rsidRDefault="00A85131">
            <w:pPr>
              <w:pStyle w:val="ListParagraph"/>
              <w:ind w:left="0"/>
              <w:rPr>
                <w:b/>
                <w:bCs/>
                <w:lang w:val="en-GB"/>
              </w:rPr>
            </w:pPr>
            <w:r>
              <w:rPr>
                <w:b/>
                <w:bCs/>
                <w:lang w:val="en-GB"/>
              </w:rPr>
              <w:t>Main contributor</w:t>
            </w:r>
          </w:p>
        </w:tc>
      </w:tr>
      <w:tr w:rsidR="00D836BD" w14:paraId="70E73066" w14:textId="77777777">
        <w:tc>
          <w:tcPr>
            <w:tcW w:w="992" w:type="dxa"/>
            <w:vMerge w:val="restart"/>
          </w:tcPr>
          <w:p w14:paraId="357184EA" w14:textId="77777777" w:rsidR="00D836BD" w:rsidRDefault="00A85131">
            <w:pPr>
              <w:pStyle w:val="ListParagraph"/>
              <w:ind w:left="0"/>
              <w:rPr>
                <w:b/>
                <w:bCs/>
                <w:lang w:val="en-GB"/>
              </w:rPr>
            </w:pPr>
            <w:r>
              <w:rPr>
                <w:b/>
                <w:bCs/>
                <w:lang w:val="en-GB"/>
              </w:rPr>
              <w:t>I</w:t>
            </w:r>
          </w:p>
        </w:tc>
        <w:tc>
          <w:tcPr>
            <w:tcW w:w="1277" w:type="dxa"/>
          </w:tcPr>
          <w:p w14:paraId="5F04C824" w14:textId="77777777" w:rsidR="00D836BD" w:rsidRDefault="00D836BD">
            <w:pPr>
              <w:pStyle w:val="ListParagraph"/>
              <w:ind w:left="0"/>
              <w:rPr>
                <w:lang w:val="en-GB"/>
              </w:rPr>
            </w:pPr>
          </w:p>
        </w:tc>
        <w:tc>
          <w:tcPr>
            <w:tcW w:w="4677" w:type="dxa"/>
          </w:tcPr>
          <w:p w14:paraId="557F03B0" w14:textId="77777777" w:rsidR="00D836BD" w:rsidRDefault="00A85131">
            <w:pPr>
              <w:pStyle w:val="ListParagraph"/>
              <w:ind w:left="0"/>
              <w:rPr>
                <w:lang w:val="en-GB"/>
              </w:rPr>
            </w:pPr>
            <w:r>
              <w:rPr>
                <w:lang w:val="en-GB"/>
              </w:rPr>
              <w:t>Initial data exploration</w:t>
            </w:r>
          </w:p>
        </w:tc>
        <w:tc>
          <w:tcPr>
            <w:tcW w:w="2403" w:type="dxa"/>
          </w:tcPr>
          <w:p w14:paraId="04BD6563" w14:textId="77777777" w:rsidR="00D836BD" w:rsidRDefault="00A85131">
            <w:pPr>
              <w:rPr>
                <w:lang w:val="en-GB"/>
              </w:rPr>
            </w:pPr>
            <w:r>
              <w:rPr>
                <w:lang w:val="en-GB"/>
              </w:rPr>
              <w:t>A. Hasan</w:t>
            </w:r>
          </w:p>
        </w:tc>
      </w:tr>
      <w:tr w:rsidR="00D836BD" w14:paraId="24E57033" w14:textId="77777777">
        <w:tc>
          <w:tcPr>
            <w:tcW w:w="992" w:type="dxa"/>
            <w:vMerge/>
          </w:tcPr>
          <w:p w14:paraId="7038A40D" w14:textId="77777777" w:rsidR="00D836BD" w:rsidRDefault="00D836BD">
            <w:pPr>
              <w:pStyle w:val="ListParagraph"/>
              <w:ind w:left="0"/>
              <w:rPr>
                <w:b/>
                <w:bCs/>
                <w:lang w:val="en-GB"/>
              </w:rPr>
            </w:pPr>
          </w:p>
        </w:tc>
        <w:tc>
          <w:tcPr>
            <w:tcW w:w="1277" w:type="dxa"/>
          </w:tcPr>
          <w:p w14:paraId="47FA6F3F" w14:textId="77777777" w:rsidR="00D836BD" w:rsidRDefault="00D836BD">
            <w:pPr>
              <w:pStyle w:val="ListParagraph"/>
              <w:ind w:left="0"/>
              <w:rPr>
                <w:lang w:val="en-GB"/>
              </w:rPr>
            </w:pPr>
          </w:p>
        </w:tc>
        <w:tc>
          <w:tcPr>
            <w:tcW w:w="4677" w:type="dxa"/>
          </w:tcPr>
          <w:p w14:paraId="6D8AACB5" w14:textId="77777777" w:rsidR="00D836BD" w:rsidRDefault="00A85131">
            <w:pPr>
              <w:pStyle w:val="ListParagraph"/>
              <w:ind w:left="0"/>
              <w:rPr>
                <w:lang w:val="en-GB"/>
              </w:rPr>
            </w:pPr>
            <w:r>
              <w:rPr>
                <w:lang w:val="en-GB"/>
              </w:rPr>
              <w:t>Web scraping – modelling</w:t>
            </w:r>
          </w:p>
        </w:tc>
        <w:tc>
          <w:tcPr>
            <w:tcW w:w="2403" w:type="dxa"/>
          </w:tcPr>
          <w:p w14:paraId="7C10A060" w14:textId="77777777" w:rsidR="00D836BD" w:rsidRDefault="00A85131">
            <w:pPr>
              <w:rPr>
                <w:lang w:val="en-GB"/>
              </w:rPr>
            </w:pPr>
            <w:r>
              <w:rPr>
                <w:lang w:val="en-GB"/>
              </w:rPr>
              <w:t>A. Hasan / C. Gallardo</w:t>
            </w:r>
          </w:p>
        </w:tc>
      </w:tr>
      <w:tr w:rsidR="00D836BD" w14:paraId="7FA7F976" w14:textId="77777777">
        <w:tc>
          <w:tcPr>
            <w:tcW w:w="992" w:type="dxa"/>
            <w:vMerge/>
          </w:tcPr>
          <w:p w14:paraId="110E089B" w14:textId="77777777" w:rsidR="00D836BD" w:rsidRDefault="00D836BD">
            <w:pPr>
              <w:pStyle w:val="ListParagraph"/>
              <w:ind w:left="0"/>
              <w:rPr>
                <w:b/>
                <w:bCs/>
                <w:lang w:val="en-GB"/>
              </w:rPr>
            </w:pPr>
          </w:p>
        </w:tc>
        <w:tc>
          <w:tcPr>
            <w:tcW w:w="1277" w:type="dxa"/>
          </w:tcPr>
          <w:p w14:paraId="626CDF00" w14:textId="77777777" w:rsidR="00D836BD" w:rsidRDefault="00D836BD">
            <w:pPr>
              <w:pStyle w:val="ListParagraph"/>
              <w:ind w:left="0"/>
              <w:rPr>
                <w:lang w:val="en-GB"/>
              </w:rPr>
            </w:pPr>
          </w:p>
        </w:tc>
        <w:tc>
          <w:tcPr>
            <w:tcW w:w="4677" w:type="dxa"/>
          </w:tcPr>
          <w:p w14:paraId="05B3E1CA" w14:textId="77777777" w:rsidR="00D836BD" w:rsidRDefault="00A85131">
            <w:pPr>
              <w:pStyle w:val="ListParagraph"/>
              <w:ind w:left="0"/>
              <w:rPr>
                <w:lang w:val="en-GB"/>
              </w:rPr>
            </w:pPr>
            <w:r>
              <w:rPr>
                <w:lang w:val="en-GB"/>
              </w:rPr>
              <w:t>Web scraping – reporting</w:t>
            </w:r>
          </w:p>
        </w:tc>
        <w:tc>
          <w:tcPr>
            <w:tcW w:w="2403" w:type="dxa"/>
          </w:tcPr>
          <w:p w14:paraId="60E9AD3D" w14:textId="77777777" w:rsidR="00D836BD" w:rsidRDefault="00A85131">
            <w:pPr>
              <w:rPr>
                <w:lang w:val="en-GB"/>
              </w:rPr>
            </w:pPr>
            <w:r>
              <w:rPr>
                <w:lang w:val="en-GB"/>
              </w:rPr>
              <w:t>C. Gallardo</w:t>
            </w:r>
          </w:p>
        </w:tc>
      </w:tr>
      <w:tr w:rsidR="00D836BD" w14:paraId="0DFAD960" w14:textId="77777777">
        <w:tc>
          <w:tcPr>
            <w:tcW w:w="992" w:type="dxa"/>
            <w:vMerge w:val="restart"/>
          </w:tcPr>
          <w:p w14:paraId="6A1A312E" w14:textId="77777777" w:rsidR="00D836BD" w:rsidRDefault="00A85131">
            <w:pPr>
              <w:pStyle w:val="ListParagraph"/>
              <w:ind w:left="0"/>
              <w:rPr>
                <w:b/>
                <w:bCs/>
                <w:lang w:val="en-GB"/>
              </w:rPr>
            </w:pPr>
            <w:r>
              <w:rPr>
                <w:b/>
                <w:bCs/>
                <w:lang w:val="en-GB"/>
              </w:rPr>
              <w:t>II</w:t>
            </w:r>
          </w:p>
        </w:tc>
        <w:tc>
          <w:tcPr>
            <w:tcW w:w="1277" w:type="dxa"/>
          </w:tcPr>
          <w:p w14:paraId="09DDA1BB" w14:textId="77777777" w:rsidR="00D836BD" w:rsidRDefault="00D836BD">
            <w:pPr>
              <w:pStyle w:val="ListParagraph"/>
              <w:ind w:left="0"/>
              <w:rPr>
                <w:lang w:val="en-GB"/>
              </w:rPr>
            </w:pPr>
          </w:p>
        </w:tc>
        <w:tc>
          <w:tcPr>
            <w:tcW w:w="4677" w:type="dxa"/>
          </w:tcPr>
          <w:p w14:paraId="16924B9E" w14:textId="77777777" w:rsidR="00D836BD" w:rsidRDefault="00A85131">
            <w:pPr>
              <w:pStyle w:val="ListParagraph"/>
              <w:ind w:left="0"/>
              <w:rPr>
                <w:lang w:val="en-GB"/>
              </w:rPr>
            </w:pPr>
            <w:proofErr w:type="spellStart"/>
            <w:r>
              <w:rPr>
                <w:lang w:val="en-GB"/>
              </w:rPr>
              <w:t>Github</w:t>
            </w:r>
            <w:proofErr w:type="spellEnd"/>
            <w:r>
              <w:rPr>
                <w:lang w:val="en-GB"/>
              </w:rPr>
              <w:t xml:space="preserve"> setup and maintenance</w:t>
            </w:r>
          </w:p>
        </w:tc>
        <w:tc>
          <w:tcPr>
            <w:tcW w:w="2403" w:type="dxa"/>
          </w:tcPr>
          <w:p w14:paraId="056BA739" w14:textId="77777777" w:rsidR="00D836BD" w:rsidRDefault="00A85131">
            <w:pPr>
              <w:rPr>
                <w:lang w:val="en-GB"/>
              </w:rPr>
            </w:pPr>
            <w:r>
              <w:rPr>
                <w:lang w:val="en-GB"/>
              </w:rPr>
              <w:t>C. Gallardo</w:t>
            </w:r>
          </w:p>
        </w:tc>
      </w:tr>
      <w:tr w:rsidR="00D836BD" w14:paraId="2F1A080A" w14:textId="77777777">
        <w:tc>
          <w:tcPr>
            <w:tcW w:w="992" w:type="dxa"/>
            <w:vMerge/>
          </w:tcPr>
          <w:p w14:paraId="6B71FD08" w14:textId="77777777" w:rsidR="00D836BD" w:rsidRDefault="00D836BD">
            <w:pPr>
              <w:pStyle w:val="ListParagraph"/>
              <w:ind w:left="0"/>
              <w:rPr>
                <w:b/>
                <w:bCs/>
                <w:lang w:val="en-GB"/>
              </w:rPr>
            </w:pPr>
          </w:p>
        </w:tc>
        <w:tc>
          <w:tcPr>
            <w:tcW w:w="1277" w:type="dxa"/>
          </w:tcPr>
          <w:p w14:paraId="0F050ED9" w14:textId="77777777" w:rsidR="00D836BD" w:rsidRDefault="00D836BD">
            <w:pPr>
              <w:pStyle w:val="ListParagraph"/>
              <w:ind w:left="0"/>
              <w:rPr>
                <w:lang w:val="en-GB"/>
              </w:rPr>
            </w:pPr>
          </w:p>
        </w:tc>
        <w:tc>
          <w:tcPr>
            <w:tcW w:w="4677" w:type="dxa"/>
          </w:tcPr>
          <w:p w14:paraId="501766E2" w14:textId="77777777" w:rsidR="00D836BD" w:rsidRDefault="00A85131">
            <w:pPr>
              <w:pStyle w:val="ListParagraph"/>
              <w:ind w:left="0"/>
              <w:rPr>
                <w:lang w:val="en-GB"/>
              </w:rPr>
            </w:pPr>
            <w:r>
              <w:rPr>
                <w:lang w:val="en-GB"/>
              </w:rPr>
              <w:t xml:space="preserve">First approach - modelling </w:t>
            </w:r>
          </w:p>
        </w:tc>
        <w:tc>
          <w:tcPr>
            <w:tcW w:w="2403" w:type="dxa"/>
          </w:tcPr>
          <w:p w14:paraId="2CD2D3F4" w14:textId="77777777" w:rsidR="00D836BD" w:rsidRDefault="00A85131">
            <w:pPr>
              <w:rPr>
                <w:lang w:val="en-GB"/>
              </w:rPr>
            </w:pPr>
            <w:r>
              <w:rPr>
                <w:lang w:val="en-GB"/>
              </w:rPr>
              <w:t>A. Hasan</w:t>
            </w:r>
          </w:p>
        </w:tc>
      </w:tr>
      <w:tr w:rsidR="00D836BD" w14:paraId="179989AB" w14:textId="77777777">
        <w:tc>
          <w:tcPr>
            <w:tcW w:w="992" w:type="dxa"/>
            <w:vMerge/>
          </w:tcPr>
          <w:p w14:paraId="14B33DA7" w14:textId="77777777" w:rsidR="00D836BD" w:rsidRDefault="00D836BD">
            <w:pPr>
              <w:pStyle w:val="ListParagraph"/>
              <w:ind w:left="0"/>
              <w:rPr>
                <w:b/>
                <w:bCs/>
                <w:lang w:val="en-GB"/>
              </w:rPr>
            </w:pPr>
          </w:p>
        </w:tc>
        <w:tc>
          <w:tcPr>
            <w:tcW w:w="1277" w:type="dxa"/>
          </w:tcPr>
          <w:p w14:paraId="3B50F73A" w14:textId="77777777" w:rsidR="00D836BD" w:rsidRDefault="00D836BD">
            <w:pPr>
              <w:pStyle w:val="ListParagraph"/>
              <w:ind w:left="0"/>
              <w:rPr>
                <w:lang w:val="en-GB"/>
              </w:rPr>
            </w:pPr>
          </w:p>
        </w:tc>
        <w:tc>
          <w:tcPr>
            <w:tcW w:w="4677" w:type="dxa"/>
          </w:tcPr>
          <w:p w14:paraId="2C293175" w14:textId="77777777" w:rsidR="00D836BD" w:rsidRDefault="00A85131">
            <w:pPr>
              <w:pStyle w:val="ListParagraph"/>
              <w:ind w:left="0"/>
              <w:rPr>
                <w:lang w:val="en-GB"/>
              </w:rPr>
            </w:pPr>
            <w:r>
              <w:rPr>
                <w:lang w:val="en-GB"/>
              </w:rPr>
              <w:t>First approach – reporting</w:t>
            </w:r>
          </w:p>
        </w:tc>
        <w:tc>
          <w:tcPr>
            <w:tcW w:w="2403" w:type="dxa"/>
          </w:tcPr>
          <w:p w14:paraId="435B109F" w14:textId="77777777" w:rsidR="00D836BD" w:rsidRDefault="00A85131">
            <w:pPr>
              <w:pStyle w:val="ListParagraph"/>
              <w:ind w:left="0"/>
              <w:rPr>
                <w:lang w:val="en-GB"/>
              </w:rPr>
            </w:pPr>
            <w:r>
              <w:rPr>
                <w:lang w:val="en-GB"/>
              </w:rPr>
              <w:t>C. Gallardo</w:t>
            </w:r>
          </w:p>
        </w:tc>
      </w:tr>
      <w:tr w:rsidR="00D836BD" w14:paraId="4C3B3C4B" w14:textId="77777777">
        <w:tc>
          <w:tcPr>
            <w:tcW w:w="992" w:type="dxa"/>
            <w:vMerge/>
          </w:tcPr>
          <w:p w14:paraId="784319CB" w14:textId="77777777" w:rsidR="00D836BD" w:rsidRDefault="00D836BD">
            <w:pPr>
              <w:pStyle w:val="ListParagraph"/>
              <w:ind w:left="0"/>
              <w:rPr>
                <w:b/>
                <w:bCs/>
                <w:lang w:val="en-GB"/>
              </w:rPr>
            </w:pPr>
          </w:p>
        </w:tc>
        <w:tc>
          <w:tcPr>
            <w:tcW w:w="1277" w:type="dxa"/>
          </w:tcPr>
          <w:p w14:paraId="4141752F" w14:textId="77777777" w:rsidR="00D836BD" w:rsidRDefault="00D836BD">
            <w:pPr>
              <w:pStyle w:val="ListParagraph"/>
              <w:ind w:left="0"/>
              <w:rPr>
                <w:lang w:val="en-GB"/>
              </w:rPr>
            </w:pPr>
          </w:p>
        </w:tc>
        <w:tc>
          <w:tcPr>
            <w:tcW w:w="4677" w:type="dxa"/>
          </w:tcPr>
          <w:p w14:paraId="07397068" w14:textId="77777777" w:rsidR="00D836BD" w:rsidRDefault="00A85131">
            <w:pPr>
              <w:pStyle w:val="ListParagraph"/>
              <w:ind w:left="0"/>
              <w:rPr>
                <w:lang w:val="en-GB"/>
              </w:rPr>
            </w:pPr>
            <w:r>
              <w:rPr>
                <w:lang w:val="en-GB"/>
              </w:rPr>
              <w:t>First approach – report review</w:t>
            </w:r>
          </w:p>
        </w:tc>
        <w:tc>
          <w:tcPr>
            <w:tcW w:w="2403" w:type="dxa"/>
          </w:tcPr>
          <w:p w14:paraId="419A0193" w14:textId="77777777" w:rsidR="00D836BD" w:rsidRDefault="00A85131">
            <w:pPr>
              <w:pStyle w:val="ListParagraph"/>
              <w:ind w:left="0"/>
              <w:rPr>
                <w:lang w:val="en-GB"/>
              </w:rPr>
            </w:pPr>
            <w:r>
              <w:rPr>
                <w:lang w:val="en-GB"/>
              </w:rPr>
              <w:t>A. Hasan</w:t>
            </w:r>
          </w:p>
        </w:tc>
      </w:tr>
      <w:tr w:rsidR="00D836BD" w14:paraId="23AB50EA" w14:textId="77777777">
        <w:tc>
          <w:tcPr>
            <w:tcW w:w="992" w:type="dxa"/>
            <w:vMerge w:val="restart"/>
          </w:tcPr>
          <w:p w14:paraId="1784E58F" w14:textId="77777777" w:rsidR="00D836BD" w:rsidRDefault="00A85131">
            <w:pPr>
              <w:pStyle w:val="ListParagraph"/>
              <w:ind w:left="0"/>
              <w:rPr>
                <w:b/>
                <w:bCs/>
                <w:lang w:val="en-GB"/>
              </w:rPr>
            </w:pPr>
            <w:r>
              <w:rPr>
                <w:b/>
                <w:bCs/>
                <w:lang w:val="en-GB"/>
              </w:rPr>
              <w:t>III</w:t>
            </w:r>
          </w:p>
        </w:tc>
        <w:tc>
          <w:tcPr>
            <w:tcW w:w="1277" w:type="dxa"/>
          </w:tcPr>
          <w:p w14:paraId="60677065" w14:textId="77777777" w:rsidR="00D836BD" w:rsidRDefault="00D836BD">
            <w:pPr>
              <w:pStyle w:val="ListParagraph"/>
              <w:ind w:left="0"/>
              <w:rPr>
                <w:lang w:val="en-GB"/>
              </w:rPr>
            </w:pPr>
          </w:p>
        </w:tc>
        <w:tc>
          <w:tcPr>
            <w:tcW w:w="4677" w:type="dxa"/>
          </w:tcPr>
          <w:p w14:paraId="7B4FBD89" w14:textId="77777777" w:rsidR="00D836BD" w:rsidRDefault="00A85131">
            <w:pPr>
              <w:pStyle w:val="ListParagraph"/>
              <w:ind w:left="0"/>
              <w:rPr>
                <w:lang w:val="en-GB"/>
              </w:rPr>
            </w:pPr>
            <w:r>
              <w:rPr>
                <w:lang w:val="en-GB"/>
              </w:rPr>
              <w:t xml:space="preserve">Second approach - modelling </w:t>
            </w:r>
          </w:p>
        </w:tc>
        <w:tc>
          <w:tcPr>
            <w:tcW w:w="2403" w:type="dxa"/>
          </w:tcPr>
          <w:p w14:paraId="3D2731B9" w14:textId="77777777" w:rsidR="00D836BD" w:rsidRDefault="00A85131">
            <w:pPr>
              <w:pStyle w:val="ListParagraph"/>
              <w:ind w:left="0"/>
              <w:rPr>
                <w:lang w:val="en-GB"/>
              </w:rPr>
            </w:pPr>
            <w:r>
              <w:rPr>
                <w:lang w:val="en-GB"/>
              </w:rPr>
              <w:t>A. Hasan</w:t>
            </w:r>
          </w:p>
        </w:tc>
      </w:tr>
      <w:tr w:rsidR="00D836BD" w14:paraId="5F4A4EE7" w14:textId="77777777">
        <w:tc>
          <w:tcPr>
            <w:tcW w:w="992" w:type="dxa"/>
            <w:vMerge/>
          </w:tcPr>
          <w:p w14:paraId="7E4BD827" w14:textId="77777777" w:rsidR="00D836BD" w:rsidRDefault="00D836BD">
            <w:pPr>
              <w:pStyle w:val="ListParagraph"/>
              <w:ind w:left="0"/>
              <w:rPr>
                <w:b/>
                <w:bCs/>
                <w:lang w:val="en-GB"/>
              </w:rPr>
            </w:pPr>
          </w:p>
        </w:tc>
        <w:tc>
          <w:tcPr>
            <w:tcW w:w="1277" w:type="dxa"/>
          </w:tcPr>
          <w:p w14:paraId="3EB04462" w14:textId="77777777" w:rsidR="00D836BD" w:rsidRDefault="00D836BD">
            <w:pPr>
              <w:pStyle w:val="ListParagraph"/>
              <w:ind w:left="0"/>
              <w:rPr>
                <w:lang w:val="en-GB"/>
              </w:rPr>
            </w:pPr>
          </w:p>
        </w:tc>
        <w:tc>
          <w:tcPr>
            <w:tcW w:w="4677" w:type="dxa"/>
          </w:tcPr>
          <w:p w14:paraId="0B3C32F4" w14:textId="77777777" w:rsidR="00D836BD" w:rsidRDefault="00A85131">
            <w:pPr>
              <w:pStyle w:val="ListParagraph"/>
              <w:ind w:left="0"/>
              <w:rPr>
                <w:lang w:val="en-GB"/>
              </w:rPr>
            </w:pPr>
            <w:r>
              <w:rPr>
                <w:lang w:val="en-GB"/>
              </w:rPr>
              <w:t>Second approach - reporting</w:t>
            </w:r>
          </w:p>
        </w:tc>
        <w:tc>
          <w:tcPr>
            <w:tcW w:w="2403" w:type="dxa"/>
          </w:tcPr>
          <w:p w14:paraId="1F7B7BD5" w14:textId="77777777" w:rsidR="00D836BD" w:rsidRDefault="00A85131">
            <w:pPr>
              <w:pStyle w:val="ListParagraph"/>
              <w:ind w:left="0"/>
              <w:rPr>
                <w:lang w:val="en-GB"/>
              </w:rPr>
            </w:pPr>
            <w:r>
              <w:rPr>
                <w:lang w:val="en-GB"/>
              </w:rPr>
              <w:t>C. Gallardo</w:t>
            </w:r>
          </w:p>
        </w:tc>
      </w:tr>
      <w:tr w:rsidR="00D836BD" w14:paraId="21C48571" w14:textId="77777777">
        <w:tc>
          <w:tcPr>
            <w:tcW w:w="992" w:type="dxa"/>
            <w:vMerge/>
          </w:tcPr>
          <w:p w14:paraId="40C1DA6C" w14:textId="77777777" w:rsidR="00D836BD" w:rsidRDefault="00D836BD">
            <w:pPr>
              <w:pStyle w:val="ListParagraph"/>
              <w:ind w:left="0"/>
              <w:rPr>
                <w:b/>
                <w:bCs/>
                <w:lang w:val="en-GB"/>
              </w:rPr>
            </w:pPr>
          </w:p>
        </w:tc>
        <w:tc>
          <w:tcPr>
            <w:tcW w:w="1277" w:type="dxa"/>
          </w:tcPr>
          <w:p w14:paraId="67E5274A" w14:textId="77777777" w:rsidR="00D836BD" w:rsidRDefault="00D836BD">
            <w:pPr>
              <w:pStyle w:val="ListParagraph"/>
              <w:ind w:left="0"/>
              <w:rPr>
                <w:lang w:val="en-GB"/>
              </w:rPr>
            </w:pPr>
          </w:p>
        </w:tc>
        <w:tc>
          <w:tcPr>
            <w:tcW w:w="4677" w:type="dxa"/>
          </w:tcPr>
          <w:p w14:paraId="5D213BB7" w14:textId="77777777" w:rsidR="00D836BD" w:rsidRDefault="00A85131">
            <w:pPr>
              <w:pStyle w:val="ListParagraph"/>
              <w:ind w:left="0"/>
              <w:rPr>
                <w:lang w:val="en-GB"/>
              </w:rPr>
            </w:pPr>
            <w:r>
              <w:rPr>
                <w:lang w:val="en-GB"/>
              </w:rPr>
              <w:t>Second approach – report review</w:t>
            </w:r>
          </w:p>
        </w:tc>
        <w:tc>
          <w:tcPr>
            <w:tcW w:w="2403" w:type="dxa"/>
          </w:tcPr>
          <w:p w14:paraId="5EFCC2A8" w14:textId="77777777" w:rsidR="00D836BD" w:rsidRDefault="00A85131">
            <w:pPr>
              <w:pStyle w:val="ListParagraph"/>
              <w:ind w:left="0"/>
              <w:rPr>
                <w:lang w:val="en-GB"/>
              </w:rPr>
            </w:pPr>
            <w:r>
              <w:rPr>
                <w:lang w:val="en-GB"/>
              </w:rPr>
              <w:t>A. Hasan</w:t>
            </w:r>
          </w:p>
        </w:tc>
      </w:tr>
      <w:tr w:rsidR="00D836BD" w14:paraId="65DAF8BF" w14:textId="77777777">
        <w:tc>
          <w:tcPr>
            <w:tcW w:w="992" w:type="dxa"/>
            <w:vMerge/>
          </w:tcPr>
          <w:p w14:paraId="0B4014CC" w14:textId="77777777" w:rsidR="00D836BD" w:rsidRDefault="00D836BD">
            <w:pPr>
              <w:pStyle w:val="ListParagraph"/>
              <w:ind w:left="0"/>
              <w:rPr>
                <w:b/>
                <w:bCs/>
                <w:lang w:val="en-GB"/>
              </w:rPr>
            </w:pPr>
          </w:p>
        </w:tc>
        <w:tc>
          <w:tcPr>
            <w:tcW w:w="1277" w:type="dxa"/>
          </w:tcPr>
          <w:p w14:paraId="346A9A4C" w14:textId="77777777" w:rsidR="00D836BD" w:rsidRDefault="00D836BD">
            <w:pPr>
              <w:pStyle w:val="ListParagraph"/>
              <w:ind w:left="0"/>
              <w:rPr>
                <w:lang w:val="en-GB"/>
              </w:rPr>
            </w:pPr>
          </w:p>
        </w:tc>
        <w:tc>
          <w:tcPr>
            <w:tcW w:w="4677" w:type="dxa"/>
          </w:tcPr>
          <w:p w14:paraId="78AE1452" w14:textId="77777777" w:rsidR="00D836BD" w:rsidRDefault="00A85131">
            <w:pPr>
              <w:pStyle w:val="ListParagraph"/>
              <w:ind w:left="0"/>
              <w:rPr>
                <w:lang w:val="en-GB"/>
              </w:rPr>
            </w:pPr>
            <w:r>
              <w:rPr>
                <w:lang w:val="en-GB"/>
              </w:rPr>
              <w:t xml:space="preserve">Further study – Influence of </w:t>
            </w:r>
            <w:proofErr w:type="spellStart"/>
            <w:r>
              <w:rPr>
                <w:lang w:val="en-GB"/>
              </w:rPr>
              <w:t>outllers</w:t>
            </w:r>
            <w:proofErr w:type="spellEnd"/>
          </w:p>
        </w:tc>
        <w:tc>
          <w:tcPr>
            <w:tcW w:w="2403" w:type="dxa"/>
          </w:tcPr>
          <w:p w14:paraId="494E8F44" w14:textId="77777777" w:rsidR="00D836BD" w:rsidRDefault="00A85131">
            <w:pPr>
              <w:pStyle w:val="ListParagraph"/>
              <w:ind w:left="0"/>
              <w:rPr>
                <w:lang w:val="en-GB"/>
              </w:rPr>
            </w:pPr>
            <w:r>
              <w:rPr>
                <w:lang w:val="en-GB"/>
              </w:rPr>
              <w:t>C. Gallardo</w:t>
            </w:r>
          </w:p>
        </w:tc>
      </w:tr>
      <w:tr w:rsidR="00D836BD" w14:paraId="013408AE" w14:textId="77777777">
        <w:tc>
          <w:tcPr>
            <w:tcW w:w="992" w:type="dxa"/>
            <w:vMerge/>
          </w:tcPr>
          <w:p w14:paraId="1C859773" w14:textId="77777777" w:rsidR="00D836BD" w:rsidRDefault="00D836BD">
            <w:pPr>
              <w:pStyle w:val="ListParagraph"/>
              <w:ind w:left="0"/>
              <w:rPr>
                <w:b/>
                <w:bCs/>
                <w:lang w:val="en-GB"/>
              </w:rPr>
            </w:pPr>
          </w:p>
        </w:tc>
        <w:tc>
          <w:tcPr>
            <w:tcW w:w="1277" w:type="dxa"/>
          </w:tcPr>
          <w:p w14:paraId="4C0FC502" w14:textId="77777777" w:rsidR="00D836BD" w:rsidRDefault="00D836BD">
            <w:pPr>
              <w:pStyle w:val="ListParagraph"/>
              <w:ind w:left="0"/>
              <w:rPr>
                <w:lang w:val="en-GB"/>
              </w:rPr>
            </w:pPr>
          </w:p>
        </w:tc>
        <w:tc>
          <w:tcPr>
            <w:tcW w:w="4677" w:type="dxa"/>
          </w:tcPr>
          <w:p w14:paraId="1405BA57" w14:textId="77777777" w:rsidR="00D836BD" w:rsidRDefault="00A85131">
            <w:pPr>
              <w:pStyle w:val="ListParagraph"/>
              <w:ind w:left="0"/>
              <w:rPr>
                <w:lang w:val="en-GB"/>
              </w:rPr>
            </w:pPr>
            <w:r>
              <w:rPr>
                <w:lang w:val="en-GB"/>
              </w:rPr>
              <w:t>Further study – Neural network model</w:t>
            </w:r>
          </w:p>
        </w:tc>
        <w:tc>
          <w:tcPr>
            <w:tcW w:w="2403" w:type="dxa"/>
          </w:tcPr>
          <w:p w14:paraId="3ACA6290" w14:textId="77777777" w:rsidR="00D836BD" w:rsidRDefault="00A85131">
            <w:pPr>
              <w:pStyle w:val="ListParagraph"/>
              <w:ind w:left="0"/>
              <w:rPr>
                <w:lang w:val="en-GB"/>
              </w:rPr>
            </w:pPr>
            <w:r>
              <w:rPr>
                <w:lang w:val="en-GB"/>
              </w:rPr>
              <w:t>C. Gallardo</w:t>
            </w:r>
          </w:p>
        </w:tc>
      </w:tr>
      <w:tr w:rsidR="00D836BD" w14:paraId="04E742BB" w14:textId="77777777">
        <w:tc>
          <w:tcPr>
            <w:tcW w:w="992" w:type="dxa"/>
          </w:tcPr>
          <w:p w14:paraId="443DB0EF" w14:textId="77777777" w:rsidR="00D836BD" w:rsidRDefault="00A85131">
            <w:pPr>
              <w:pStyle w:val="ListParagraph"/>
              <w:ind w:left="0"/>
              <w:rPr>
                <w:b/>
                <w:bCs/>
                <w:lang w:val="en-GB"/>
              </w:rPr>
            </w:pPr>
            <w:r>
              <w:rPr>
                <w:b/>
                <w:bCs/>
                <w:lang w:val="en-GB"/>
              </w:rPr>
              <w:t>IV</w:t>
            </w:r>
          </w:p>
        </w:tc>
        <w:tc>
          <w:tcPr>
            <w:tcW w:w="1277" w:type="dxa"/>
          </w:tcPr>
          <w:p w14:paraId="0DB9A3BC" w14:textId="77777777" w:rsidR="00D836BD" w:rsidRDefault="00D836BD">
            <w:pPr>
              <w:pStyle w:val="ListParagraph"/>
              <w:ind w:left="0"/>
              <w:rPr>
                <w:lang w:val="en-GB"/>
              </w:rPr>
            </w:pPr>
          </w:p>
        </w:tc>
        <w:tc>
          <w:tcPr>
            <w:tcW w:w="4677" w:type="dxa"/>
          </w:tcPr>
          <w:p w14:paraId="25CB193F" w14:textId="77777777" w:rsidR="00D836BD" w:rsidRDefault="00A85131">
            <w:pPr>
              <w:pStyle w:val="ListParagraph"/>
              <w:ind w:left="0"/>
              <w:rPr>
                <w:lang w:val="en-GB"/>
              </w:rPr>
            </w:pPr>
            <w:r>
              <w:rPr>
                <w:lang w:val="en-GB"/>
              </w:rPr>
              <w:t>Final reporting</w:t>
            </w:r>
          </w:p>
        </w:tc>
        <w:tc>
          <w:tcPr>
            <w:tcW w:w="2403" w:type="dxa"/>
          </w:tcPr>
          <w:p w14:paraId="7B945755" w14:textId="77777777" w:rsidR="00D836BD" w:rsidRDefault="00A85131">
            <w:pPr>
              <w:pStyle w:val="ListParagraph"/>
              <w:ind w:left="0"/>
              <w:rPr>
                <w:lang w:val="en-GB"/>
              </w:rPr>
            </w:pPr>
            <w:r>
              <w:rPr>
                <w:lang w:val="en-GB"/>
              </w:rPr>
              <w:t>A. Hasan / C. Gallardo</w:t>
            </w:r>
          </w:p>
        </w:tc>
      </w:tr>
      <w:tr w:rsidR="00D836BD" w14:paraId="72E71ED8" w14:textId="77777777">
        <w:tc>
          <w:tcPr>
            <w:tcW w:w="992" w:type="dxa"/>
          </w:tcPr>
          <w:p w14:paraId="36F7B44F" w14:textId="77777777" w:rsidR="00D836BD" w:rsidRDefault="00A85131">
            <w:pPr>
              <w:pStyle w:val="ListParagraph"/>
              <w:ind w:left="0"/>
              <w:rPr>
                <w:b/>
                <w:bCs/>
                <w:lang w:val="en-GB"/>
              </w:rPr>
            </w:pPr>
            <w:r>
              <w:rPr>
                <w:b/>
                <w:bCs/>
                <w:lang w:val="en-GB"/>
              </w:rPr>
              <w:t>V</w:t>
            </w:r>
          </w:p>
        </w:tc>
        <w:tc>
          <w:tcPr>
            <w:tcW w:w="1277" w:type="dxa"/>
          </w:tcPr>
          <w:p w14:paraId="57CD1343" w14:textId="77777777" w:rsidR="00D836BD" w:rsidRDefault="00D836BD">
            <w:pPr>
              <w:pStyle w:val="ListParagraph"/>
              <w:ind w:left="0"/>
              <w:rPr>
                <w:lang w:val="en-GB"/>
              </w:rPr>
            </w:pPr>
          </w:p>
        </w:tc>
        <w:tc>
          <w:tcPr>
            <w:tcW w:w="4677" w:type="dxa"/>
          </w:tcPr>
          <w:p w14:paraId="7168E600" w14:textId="77777777" w:rsidR="00D836BD" w:rsidRDefault="00A85131">
            <w:pPr>
              <w:pStyle w:val="ListParagraph"/>
              <w:ind w:left="0"/>
              <w:rPr>
                <w:lang w:val="en-GB"/>
              </w:rPr>
            </w:pPr>
            <w:r>
              <w:rPr>
                <w:lang w:val="en-GB"/>
              </w:rPr>
              <w:t xml:space="preserve">Presentation / </w:t>
            </w:r>
            <w:proofErr w:type="spellStart"/>
            <w:r>
              <w:rPr>
                <w:lang w:val="en-GB"/>
              </w:rPr>
              <w:t>StreamLit</w:t>
            </w:r>
            <w:proofErr w:type="spellEnd"/>
          </w:p>
        </w:tc>
        <w:tc>
          <w:tcPr>
            <w:tcW w:w="2403" w:type="dxa"/>
          </w:tcPr>
          <w:p w14:paraId="604C8715" w14:textId="77777777" w:rsidR="00D836BD" w:rsidRDefault="00A85131">
            <w:pPr>
              <w:pStyle w:val="ListParagraph"/>
              <w:ind w:left="0"/>
              <w:rPr>
                <w:lang w:val="en-GB"/>
              </w:rPr>
            </w:pPr>
            <w:r>
              <w:rPr>
                <w:lang w:val="en-GB"/>
              </w:rPr>
              <w:t>A. Hasan / C. Gallardo</w:t>
            </w:r>
          </w:p>
        </w:tc>
      </w:tr>
    </w:tbl>
    <w:p w14:paraId="27974C17" w14:textId="77777777" w:rsidR="00D836BD" w:rsidRDefault="00D836BD">
      <w:pPr>
        <w:pStyle w:val="ListParagraph"/>
        <w:ind w:left="1068"/>
        <w:rPr>
          <w:lang w:val="en-GB"/>
        </w:rPr>
      </w:pPr>
    </w:p>
    <w:p w14:paraId="724EDF80" w14:textId="77777777" w:rsidR="00D836BD" w:rsidRDefault="00A85131">
      <w:pPr>
        <w:pStyle w:val="Heading2"/>
        <w:numPr>
          <w:ilvl w:val="1"/>
          <w:numId w:val="2"/>
        </w:numPr>
      </w:pPr>
      <w:bookmarkStart w:id="149" w:name="_Toc85099525"/>
      <w:r>
        <w:t>Main encountered difficulties</w:t>
      </w:r>
      <w:bookmarkEnd w:id="149"/>
    </w:p>
    <w:p w14:paraId="56E126D6" w14:textId="77777777" w:rsidR="00D836BD" w:rsidRDefault="00A85131">
      <w:pPr>
        <w:pStyle w:val="ListParagraph"/>
        <w:ind w:left="1068"/>
        <w:rPr>
          <w:lang w:val="en-GB"/>
        </w:rPr>
      </w:pPr>
      <w:r>
        <w:rPr>
          <w:lang w:val="en-GB"/>
        </w:rPr>
        <w:t>The global sales of a title depend on many subjective parameters and not only on some features related to the games themselves. It also depends on other factors like the audience they are intended for, the time of the year they are released and the political, economic and social characteristics of the market they are released into.</w:t>
      </w:r>
    </w:p>
    <w:p w14:paraId="169BCAF8" w14:textId="77777777" w:rsidR="00D836BD" w:rsidRDefault="00D836BD">
      <w:pPr>
        <w:pStyle w:val="ListParagraph"/>
        <w:ind w:left="1068"/>
        <w:rPr>
          <w:lang w:val="en-GB"/>
        </w:rPr>
      </w:pPr>
    </w:p>
    <w:p w14:paraId="71C63CCB" w14:textId="6B0BBB8B" w:rsidR="00D836BD" w:rsidRDefault="00A85131">
      <w:pPr>
        <w:pStyle w:val="ListParagraph"/>
        <w:ind w:left="1068"/>
        <w:rPr>
          <w:ins w:id="150" w:author="C Gallardo" w:date="2021-10-14T06:57:00Z"/>
          <w:lang w:val="en-GB"/>
        </w:rPr>
      </w:pPr>
      <w:r>
        <w:rPr>
          <w:lang w:val="en-GB"/>
        </w:rPr>
        <w:t xml:space="preserve">To take into account the above, we have used not only the historical data but also score reviews from specialized websites. But the amount of data is available </w:t>
      </w:r>
      <w:proofErr w:type="spellStart"/>
      <w:r>
        <w:rPr>
          <w:lang w:val="en-GB"/>
        </w:rPr>
        <w:t>upto</w:t>
      </w:r>
      <w:proofErr w:type="spellEnd"/>
      <w:r>
        <w:rPr>
          <w:lang w:val="en-GB"/>
        </w:rPr>
        <w:t xml:space="preserve"> 2016</w:t>
      </w:r>
      <w:ins w:id="151" w:author="C Gallardo" w:date="2021-10-14T06:57:00Z">
        <w:r w:rsidR="00BC49D0">
          <w:rPr>
            <w:lang w:val="en-GB"/>
          </w:rPr>
          <w:t>. We would need to complete the data</w:t>
        </w:r>
      </w:ins>
      <w:ins w:id="152" w:author="C Gallardo" w:date="2021-10-14T09:00:00Z">
        <w:r w:rsidR="00061DA1">
          <w:rPr>
            <w:lang w:val="en-GB"/>
          </w:rPr>
          <w:t xml:space="preserve"> which is not readily available for free.</w:t>
        </w:r>
      </w:ins>
    </w:p>
    <w:p w14:paraId="374D14FA" w14:textId="77777777" w:rsidR="00BC49D0" w:rsidRDefault="00BC49D0">
      <w:pPr>
        <w:pStyle w:val="ListParagraph"/>
        <w:ind w:left="1068"/>
        <w:rPr>
          <w:lang w:val="en-GB"/>
        </w:rPr>
      </w:pPr>
    </w:p>
    <w:p w14:paraId="5D173A7F" w14:textId="77777777" w:rsidR="00D836BD" w:rsidRDefault="00A85131">
      <w:pPr>
        <w:rPr>
          <w:lang w:val="en-GB"/>
        </w:rPr>
      </w:pPr>
      <w:r>
        <w:br w:type="page"/>
      </w:r>
    </w:p>
    <w:p w14:paraId="5F2BF2A0" w14:textId="77777777" w:rsidR="00D836BD" w:rsidRDefault="00D836BD">
      <w:pPr>
        <w:pStyle w:val="ListParagraph"/>
        <w:ind w:left="1068"/>
        <w:rPr>
          <w:lang w:val="en-GB"/>
        </w:rPr>
      </w:pPr>
    </w:p>
    <w:bookmarkStart w:id="153" w:name="_Ref85008351" w:displacedByCustomXml="next"/>
    <w:bookmarkStart w:id="154" w:name="_Toc85099526" w:displacedByCustomXml="next"/>
    <w:sdt>
      <w:sdtPr>
        <w:rPr>
          <w:rFonts w:eastAsia="Times New Roman"/>
          <w:b w:val="0"/>
          <w:bCs w:val="0"/>
          <w:sz w:val="24"/>
          <w:szCs w:val="24"/>
          <w:lang w:val="fr-FR"/>
        </w:rPr>
        <w:id w:val="1376028690"/>
        <w:docPartObj>
          <w:docPartGallery w:val="Bibliographies"/>
          <w:docPartUnique/>
        </w:docPartObj>
      </w:sdtPr>
      <w:sdtEndPr/>
      <w:sdtContent>
        <w:p w14:paraId="3407D1D2" w14:textId="77777777" w:rsidR="00D836BD" w:rsidRDefault="00A85131">
          <w:pPr>
            <w:pStyle w:val="Heading1"/>
            <w:numPr>
              <w:ilvl w:val="0"/>
              <w:numId w:val="2"/>
            </w:numPr>
            <w:ind w:left="284"/>
          </w:pPr>
          <w:r>
            <w:t>Bibliography</w:t>
          </w:r>
          <w:bookmarkEnd w:id="154"/>
          <w:bookmarkEnd w:id="153"/>
        </w:p>
        <w:p w14:paraId="34798E32" w14:textId="77777777" w:rsidR="009925F9" w:rsidRDefault="00A85131" w:rsidP="009925F9">
          <w:pPr>
            <w:pStyle w:val="Bibliography"/>
            <w:ind w:left="720" w:hanging="720"/>
            <w:rPr>
              <w:noProof/>
              <w:lang w:val="en-GB"/>
            </w:rPr>
          </w:pPr>
          <w:r>
            <w:fldChar w:fldCharType="begin"/>
          </w:r>
          <w:r>
            <w:rPr>
              <w:lang w:val="en-GB"/>
            </w:rPr>
            <w:instrText>BIBLIOGRAPHY</w:instrText>
          </w:r>
          <w:r>
            <w:rPr>
              <w:lang w:val="en-GB"/>
            </w:rPr>
            <w:fldChar w:fldCharType="separate"/>
          </w:r>
          <w:r w:rsidR="009925F9">
            <w:rPr>
              <w:noProof/>
              <w:lang w:val="en-GB"/>
            </w:rPr>
            <w:t xml:space="preserve">Galvão, M., &amp; Henriques, R. (2018). Forecasting Movie Box Office Profitability. Journal of Information Systems Engineering &amp; Management. </w:t>
          </w:r>
          <w:r w:rsidR="009925F9">
            <w:rPr>
              <w:i/>
              <w:iCs/>
              <w:noProof/>
              <w:lang w:val="en-GB"/>
            </w:rPr>
            <w:t>10.20897/jisem/2658</w:t>
          </w:r>
          <w:r w:rsidR="009925F9">
            <w:rPr>
              <w:noProof/>
              <w:lang w:val="en-GB"/>
            </w:rPr>
            <w:t>, (p. 3).</w:t>
          </w:r>
        </w:p>
        <w:p w14:paraId="3650E7C9" w14:textId="77777777" w:rsidR="009925F9" w:rsidRDefault="009925F9" w:rsidP="009925F9">
          <w:pPr>
            <w:pStyle w:val="Bibliography"/>
            <w:ind w:left="720" w:hanging="720"/>
            <w:rPr>
              <w:noProof/>
              <w:lang w:val="en-GB"/>
            </w:rPr>
          </w:pPr>
          <w:r>
            <w:rPr>
              <w:noProof/>
              <w:lang w:val="en-GB"/>
            </w:rPr>
            <w:t xml:space="preserve">Quader, N., Gani, M., &amp; Chaki, D. (2018). Performance evaluation of seven machine learning classification techniques for movie box office success prediction. </w:t>
          </w:r>
          <w:r>
            <w:rPr>
              <w:i/>
              <w:iCs/>
              <w:noProof/>
              <w:lang w:val="en-GB"/>
            </w:rPr>
            <w:t>10.1109/EICT.2017.8275242</w:t>
          </w:r>
          <w:r>
            <w:rPr>
              <w:noProof/>
              <w:lang w:val="en-GB"/>
            </w:rPr>
            <w:t>, (pp. 1-6).</w:t>
          </w:r>
        </w:p>
        <w:p w14:paraId="58D8D8C5" w14:textId="77777777" w:rsidR="009925F9" w:rsidRDefault="009925F9" w:rsidP="009925F9">
          <w:pPr>
            <w:pStyle w:val="Bibliography"/>
            <w:ind w:left="720" w:hanging="720"/>
            <w:rPr>
              <w:noProof/>
              <w:lang w:val="en-GB"/>
            </w:rPr>
          </w:pPr>
          <w:r>
            <w:rPr>
              <w:noProof/>
              <w:lang w:val="en-GB"/>
            </w:rPr>
            <w:t xml:space="preserve">Rhee, T., &amp; Zulkernine, F. (2016). Predicting Movie Box Office Profitability: A Neural Network Approach. </w:t>
          </w:r>
          <w:r>
            <w:rPr>
              <w:i/>
              <w:iCs/>
              <w:noProof/>
              <w:lang w:val="en-GB"/>
            </w:rPr>
            <w:t>10.1109/ICMLA.2016.0117</w:t>
          </w:r>
          <w:r>
            <w:rPr>
              <w:noProof/>
              <w:lang w:val="en-GB"/>
            </w:rPr>
            <w:t>, (pp. 665-670).</w:t>
          </w:r>
        </w:p>
        <w:p w14:paraId="76F3B722" w14:textId="77777777" w:rsidR="00D836BD" w:rsidRDefault="00A85131" w:rsidP="009925F9">
          <w:pPr>
            <w:rPr>
              <w:lang w:val="en-GB"/>
            </w:rPr>
          </w:pPr>
          <w:r>
            <w:rPr>
              <w:lang w:val="en-GB"/>
            </w:rPr>
            <w:fldChar w:fldCharType="end"/>
          </w:r>
        </w:p>
      </w:sdtContent>
    </w:sdt>
    <w:p w14:paraId="7EC578E0" w14:textId="77777777" w:rsidR="00D836BD" w:rsidRDefault="00A85131">
      <w:pPr>
        <w:pStyle w:val="Heading1"/>
        <w:numPr>
          <w:ilvl w:val="0"/>
          <w:numId w:val="2"/>
        </w:numPr>
        <w:ind w:left="284"/>
      </w:pPr>
      <w:bookmarkStart w:id="155" w:name="_Toc85099527"/>
      <w:r>
        <w:t>Conclusions and further study.</w:t>
      </w:r>
      <w:bookmarkEnd w:id="155"/>
    </w:p>
    <w:p w14:paraId="78BB2E5F" w14:textId="77777777" w:rsidR="00D836BD" w:rsidRDefault="00A85131">
      <w:pPr>
        <w:pStyle w:val="Heading2"/>
        <w:numPr>
          <w:ilvl w:val="1"/>
          <w:numId w:val="2"/>
        </w:numPr>
      </w:pPr>
      <w:bookmarkStart w:id="156" w:name="_Toc85099528"/>
      <w:r>
        <w:t>Conclusions</w:t>
      </w:r>
      <w:bookmarkEnd w:id="156"/>
    </w:p>
    <w:p w14:paraId="3FEEDC3C" w14:textId="77777777" w:rsidR="00D836BD" w:rsidRDefault="00A85131">
      <w:pPr>
        <w:pStyle w:val="ListParagraph"/>
        <w:ind w:left="1068"/>
        <w:rPr>
          <w:lang w:val="en-GB"/>
        </w:rPr>
      </w:pPr>
      <w:r>
        <w:rPr>
          <w:lang w:val="en-GB"/>
        </w:rPr>
        <w:t xml:space="preserve">A summary with the test results for each model we have built is shown in </w:t>
      </w:r>
    </w:p>
    <w:p w14:paraId="4983CF06" w14:textId="77777777" w:rsidR="00D836BD" w:rsidRDefault="00D836BD">
      <w:pPr>
        <w:pStyle w:val="ListParagraph"/>
        <w:ind w:left="1068"/>
        <w:rPr>
          <w:lang w:val="en-GB"/>
        </w:rPr>
      </w:pPr>
    </w:p>
    <w:tbl>
      <w:tblPr>
        <w:tblStyle w:val="TableGrid"/>
        <w:tblW w:w="8364" w:type="dxa"/>
        <w:tblInd w:w="562" w:type="dxa"/>
        <w:tblLayout w:type="fixed"/>
        <w:tblLook w:val="04A0" w:firstRow="1" w:lastRow="0" w:firstColumn="1" w:lastColumn="0" w:noHBand="0" w:noVBand="1"/>
        <w:tblPrChange w:id="157" w:author="C Gallardo" w:date="2021-10-14T07:06:00Z">
          <w:tblPr>
            <w:tblStyle w:val="TableGrid"/>
            <w:tblW w:w="7858" w:type="dxa"/>
            <w:tblInd w:w="1068" w:type="dxa"/>
            <w:tblLayout w:type="fixed"/>
            <w:tblLook w:val="04A0" w:firstRow="1" w:lastRow="0" w:firstColumn="1" w:lastColumn="0" w:noHBand="0" w:noVBand="1"/>
          </w:tblPr>
        </w:tblPrChange>
      </w:tblPr>
      <w:tblGrid>
        <w:gridCol w:w="2267"/>
        <w:gridCol w:w="4821"/>
        <w:gridCol w:w="1276"/>
        <w:tblGridChange w:id="158">
          <w:tblGrid>
            <w:gridCol w:w="1012"/>
            <w:gridCol w:w="1255"/>
            <w:gridCol w:w="506"/>
            <w:gridCol w:w="4315"/>
            <w:gridCol w:w="363"/>
            <w:gridCol w:w="913"/>
            <w:gridCol w:w="506"/>
          </w:tblGrid>
        </w:tblGridChange>
      </w:tblGrid>
      <w:tr w:rsidR="00D836BD" w14:paraId="25FD7BDC" w14:textId="77777777" w:rsidTr="00A60BC9">
        <w:trPr>
          <w:trPrChange w:id="159" w:author="C Gallardo" w:date="2021-10-14T07:06:00Z">
            <w:trPr>
              <w:gridBefore w:val="1"/>
            </w:trPr>
          </w:trPrChange>
        </w:trPr>
        <w:tc>
          <w:tcPr>
            <w:tcW w:w="2267" w:type="dxa"/>
            <w:tcPrChange w:id="160" w:author="C Gallardo" w:date="2021-10-14T07:06:00Z">
              <w:tcPr>
                <w:tcW w:w="1761" w:type="dxa"/>
                <w:gridSpan w:val="2"/>
              </w:tcPr>
            </w:tcPrChange>
          </w:tcPr>
          <w:p w14:paraId="60AA023A" w14:textId="77777777" w:rsidR="00D836BD" w:rsidRDefault="00A85131">
            <w:pPr>
              <w:pStyle w:val="ListParagraph"/>
              <w:ind w:left="0"/>
              <w:rPr>
                <w:b/>
                <w:bCs/>
                <w:lang w:val="en-GB"/>
              </w:rPr>
            </w:pPr>
            <w:r>
              <w:rPr>
                <w:b/>
                <w:bCs/>
                <w:lang w:val="en-GB"/>
              </w:rPr>
              <w:t>Situation</w:t>
            </w:r>
          </w:p>
        </w:tc>
        <w:tc>
          <w:tcPr>
            <w:tcW w:w="4821" w:type="dxa"/>
            <w:tcPrChange w:id="161" w:author="C Gallardo" w:date="2021-10-14T07:06:00Z">
              <w:tcPr>
                <w:tcW w:w="4678" w:type="dxa"/>
                <w:gridSpan w:val="2"/>
              </w:tcPr>
            </w:tcPrChange>
          </w:tcPr>
          <w:p w14:paraId="75245E3B" w14:textId="77777777" w:rsidR="00D836BD" w:rsidRDefault="00A85131">
            <w:pPr>
              <w:pStyle w:val="ListParagraph"/>
              <w:ind w:left="0"/>
              <w:rPr>
                <w:b/>
                <w:bCs/>
                <w:lang w:val="en-GB"/>
              </w:rPr>
            </w:pPr>
            <w:r>
              <w:rPr>
                <w:b/>
                <w:bCs/>
                <w:lang w:val="en-GB"/>
              </w:rPr>
              <w:t>Model</w:t>
            </w:r>
          </w:p>
        </w:tc>
        <w:tc>
          <w:tcPr>
            <w:tcW w:w="1276" w:type="dxa"/>
            <w:tcPrChange w:id="162" w:author="C Gallardo" w:date="2021-10-14T07:06:00Z">
              <w:tcPr>
                <w:tcW w:w="1419" w:type="dxa"/>
                <w:gridSpan w:val="2"/>
              </w:tcPr>
            </w:tcPrChange>
          </w:tcPr>
          <w:p w14:paraId="0F40049C" w14:textId="77777777" w:rsidR="00D836BD" w:rsidRDefault="00A85131">
            <w:pPr>
              <w:pStyle w:val="ListParagraph"/>
              <w:ind w:left="0"/>
              <w:rPr>
                <w:b/>
                <w:bCs/>
                <w:lang w:val="en-GB"/>
              </w:rPr>
            </w:pPr>
            <w:r>
              <w:rPr>
                <w:b/>
                <w:bCs/>
                <w:lang w:val="en-GB"/>
              </w:rPr>
              <w:t>Test Score</w:t>
            </w:r>
          </w:p>
        </w:tc>
      </w:tr>
      <w:tr w:rsidR="00BC49D0" w14:paraId="0ECDC736" w14:textId="77777777" w:rsidTr="00A60BC9">
        <w:trPr>
          <w:trPrChange w:id="163" w:author="C Gallardo" w:date="2021-10-14T07:06:00Z">
            <w:trPr>
              <w:gridBefore w:val="1"/>
            </w:trPr>
          </w:trPrChange>
        </w:trPr>
        <w:tc>
          <w:tcPr>
            <w:tcW w:w="2267" w:type="dxa"/>
            <w:vMerge w:val="restart"/>
            <w:tcPrChange w:id="164" w:author="C Gallardo" w:date="2021-10-14T07:06:00Z">
              <w:tcPr>
                <w:tcW w:w="1761" w:type="dxa"/>
                <w:gridSpan w:val="2"/>
                <w:vMerge w:val="restart"/>
              </w:tcPr>
            </w:tcPrChange>
          </w:tcPr>
          <w:p w14:paraId="088580B1" w14:textId="2FC42EAD" w:rsidR="00BC49D0" w:rsidRDefault="00BC49D0">
            <w:pPr>
              <w:pStyle w:val="ListParagraph"/>
              <w:ind w:left="0"/>
              <w:rPr>
                <w:b/>
                <w:bCs/>
                <w:lang w:val="en-GB"/>
              </w:rPr>
            </w:pPr>
            <w:r>
              <w:rPr>
                <w:b/>
                <w:bCs/>
                <w:lang w:val="en-GB"/>
              </w:rPr>
              <w:t xml:space="preserve">Initial (regional </w:t>
            </w:r>
            <w:ins w:id="165" w:author="C Gallardo" w:date="2021-10-14T07:05:00Z">
              <w:r>
                <w:rPr>
                  <w:b/>
                  <w:bCs/>
                  <w:lang w:val="en-GB"/>
                </w:rPr>
                <w:t xml:space="preserve">North American </w:t>
              </w:r>
            </w:ins>
            <w:r>
              <w:rPr>
                <w:b/>
                <w:bCs/>
                <w:lang w:val="en-GB"/>
              </w:rPr>
              <w:t>sales unknow</w:t>
            </w:r>
            <w:ins w:id="166" w:author="C Gallardo" w:date="2021-10-14T07:05:00Z">
              <w:r>
                <w:rPr>
                  <w:b/>
                  <w:bCs/>
                  <w:lang w:val="en-GB"/>
                </w:rPr>
                <w:t>)</w:t>
              </w:r>
            </w:ins>
            <w:del w:id="167" w:author="C Gallardo" w:date="2021-10-14T07:05:00Z">
              <w:r w:rsidDel="00BC49D0">
                <w:rPr>
                  <w:b/>
                  <w:bCs/>
                  <w:lang w:val="en-GB"/>
                </w:rPr>
                <w:delText>n)</w:delText>
              </w:r>
            </w:del>
          </w:p>
        </w:tc>
        <w:tc>
          <w:tcPr>
            <w:tcW w:w="4821" w:type="dxa"/>
            <w:tcPrChange w:id="168" w:author="C Gallardo" w:date="2021-10-14T07:06:00Z">
              <w:tcPr>
                <w:tcW w:w="4678" w:type="dxa"/>
                <w:gridSpan w:val="2"/>
              </w:tcPr>
            </w:tcPrChange>
          </w:tcPr>
          <w:p w14:paraId="04A6AAA5" w14:textId="5D52C1F4" w:rsidR="00BC49D0" w:rsidRPr="00BC49D0" w:rsidRDefault="00BC49D0">
            <w:pPr>
              <w:pStyle w:val="ListParagraph"/>
              <w:ind w:left="0"/>
              <w:rPr>
                <w:rPrChange w:id="169" w:author="C Gallardo" w:date="2021-10-14T07:03:00Z">
                  <w:rPr>
                    <w:lang w:val="en-GB"/>
                  </w:rPr>
                </w:rPrChange>
              </w:rPr>
            </w:pPr>
            <w:proofErr w:type="spellStart"/>
            <w:r>
              <w:t>Linear</w:t>
            </w:r>
            <w:proofErr w:type="spellEnd"/>
            <w:r>
              <w:t xml:space="preserve"> </w:t>
            </w:r>
            <w:proofErr w:type="spellStart"/>
            <w:r>
              <w:t>Regression</w:t>
            </w:r>
            <w:proofErr w:type="spellEnd"/>
            <w:r>
              <w:t xml:space="preserve"> model</w:t>
            </w:r>
          </w:p>
        </w:tc>
        <w:tc>
          <w:tcPr>
            <w:tcW w:w="1276" w:type="dxa"/>
            <w:tcPrChange w:id="170" w:author="C Gallardo" w:date="2021-10-14T07:06:00Z">
              <w:tcPr>
                <w:tcW w:w="1419" w:type="dxa"/>
                <w:gridSpan w:val="2"/>
              </w:tcPr>
            </w:tcPrChange>
          </w:tcPr>
          <w:p w14:paraId="08ED3318" w14:textId="77777777" w:rsidR="00BC49D0" w:rsidRDefault="00BC49D0">
            <w:pPr>
              <w:pStyle w:val="ListParagraph"/>
              <w:ind w:left="0"/>
              <w:rPr>
                <w:lang w:val="en-GB"/>
              </w:rPr>
            </w:pPr>
            <w:r>
              <w:rPr>
                <w:lang w:val="en-GB"/>
              </w:rPr>
              <w:t>0.28</w:t>
            </w:r>
          </w:p>
        </w:tc>
      </w:tr>
      <w:tr w:rsidR="00BC49D0" w14:paraId="11103D7B" w14:textId="77777777" w:rsidTr="00A60BC9">
        <w:trPr>
          <w:trHeight w:val="138"/>
          <w:trPrChange w:id="171" w:author="C Gallardo" w:date="2021-10-14T07:06:00Z">
            <w:trPr>
              <w:gridBefore w:val="1"/>
              <w:trHeight w:val="138"/>
            </w:trPr>
          </w:trPrChange>
        </w:trPr>
        <w:tc>
          <w:tcPr>
            <w:tcW w:w="2267" w:type="dxa"/>
            <w:vMerge/>
            <w:tcPrChange w:id="172" w:author="C Gallardo" w:date="2021-10-14T07:06:00Z">
              <w:tcPr>
                <w:tcW w:w="1761" w:type="dxa"/>
                <w:gridSpan w:val="2"/>
                <w:vMerge/>
              </w:tcPr>
            </w:tcPrChange>
          </w:tcPr>
          <w:p w14:paraId="07600B88" w14:textId="77777777" w:rsidR="00BC49D0" w:rsidRDefault="00BC49D0">
            <w:pPr>
              <w:pStyle w:val="ListParagraph"/>
              <w:ind w:left="0"/>
              <w:rPr>
                <w:b/>
                <w:bCs/>
                <w:lang w:val="en-GB"/>
              </w:rPr>
            </w:pPr>
          </w:p>
        </w:tc>
        <w:tc>
          <w:tcPr>
            <w:tcW w:w="4821" w:type="dxa"/>
            <w:tcPrChange w:id="173" w:author="C Gallardo" w:date="2021-10-14T07:06:00Z">
              <w:tcPr>
                <w:tcW w:w="4678" w:type="dxa"/>
                <w:gridSpan w:val="2"/>
              </w:tcPr>
            </w:tcPrChange>
          </w:tcPr>
          <w:p w14:paraId="0AA71AA1" w14:textId="2EADD1B4" w:rsidR="00BC49D0" w:rsidRPr="00A60BC9" w:rsidRDefault="00BC49D0">
            <w:pPr>
              <w:pStyle w:val="ListParagraph"/>
              <w:ind w:left="0"/>
              <w:rPr>
                <w:b/>
                <w:bCs/>
                <w:lang w:val="en-GB"/>
                <w:rPrChange w:id="174" w:author="C Gallardo" w:date="2021-10-14T07:06:00Z">
                  <w:rPr>
                    <w:lang w:val="en-GB"/>
                  </w:rPr>
                </w:rPrChange>
              </w:rPr>
            </w:pPr>
            <w:proofErr w:type="spellStart"/>
            <w:ins w:id="175" w:author="C Gallardo" w:date="2021-10-14T07:03:00Z">
              <w:r w:rsidRPr="00A60BC9">
                <w:rPr>
                  <w:b/>
                  <w:bCs/>
                  <w:lang w:val="en-GB"/>
                  <w:rPrChange w:id="176" w:author="C Gallardo" w:date="2021-10-14T07:06:00Z">
                    <w:rPr>
                      <w:lang w:val="en-GB"/>
                    </w:rPr>
                  </w:rPrChange>
                </w:rPr>
                <w:t>Gradiant</w:t>
              </w:r>
              <w:proofErr w:type="spellEnd"/>
              <w:r w:rsidRPr="00A60BC9">
                <w:rPr>
                  <w:b/>
                  <w:bCs/>
                  <w:lang w:val="en-GB"/>
                  <w:rPrChange w:id="177" w:author="C Gallardo" w:date="2021-10-14T07:06:00Z">
                    <w:rPr>
                      <w:lang w:val="en-GB"/>
                    </w:rPr>
                  </w:rPrChange>
                </w:rPr>
                <w:t xml:space="preserve"> Boosting Regressor with </w:t>
              </w:r>
              <w:proofErr w:type="spellStart"/>
              <w:r w:rsidRPr="00A60BC9">
                <w:rPr>
                  <w:b/>
                  <w:bCs/>
                  <w:lang w:val="en-GB"/>
                  <w:rPrChange w:id="178" w:author="C Gallardo" w:date="2021-10-14T07:06:00Z">
                    <w:rPr>
                      <w:lang w:val="en-GB"/>
                    </w:rPr>
                  </w:rPrChange>
                </w:rPr>
                <w:t>GridSearchCV</w:t>
              </w:r>
              <w:proofErr w:type="spellEnd"/>
              <w:r w:rsidRPr="00A60BC9" w:rsidDel="00BC49D0">
                <w:rPr>
                  <w:b/>
                  <w:bCs/>
                  <w:rPrChange w:id="179" w:author="C Gallardo" w:date="2021-10-14T07:06:00Z">
                    <w:rPr/>
                  </w:rPrChange>
                </w:rPr>
                <w:t xml:space="preserve"> </w:t>
              </w:r>
            </w:ins>
            <w:del w:id="180" w:author="C Gallardo" w:date="2021-10-14T07:03:00Z">
              <w:r w:rsidRPr="00A60BC9" w:rsidDel="00BC49D0">
                <w:rPr>
                  <w:b/>
                  <w:bCs/>
                  <w:rPrChange w:id="181" w:author="C Gallardo" w:date="2021-10-14T07:06:00Z">
                    <w:rPr/>
                  </w:rPrChange>
                </w:rPr>
                <w:delText>Linear Regression model with Lasso</w:delText>
              </w:r>
            </w:del>
          </w:p>
        </w:tc>
        <w:tc>
          <w:tcPr>
            <w:tcW w:w="1276" w:type="dxa"/>
            <w:tcPrChange w:id="182" w:author="C Gallardo" w:date="2021-10-14T07:06:00Z">
              <w:tcPr>
                <w:tcW w:w="1419" w:type="dxa"/>
                <w:gridSpan w:val="2"/>
              </w:tcPr>
            </w:tcPrChange>
          </w:tcPr>
          <w:p w14:paraId="47B54B22" w14:textId="769C018F" w:rsidR="00BC49D0" w:rsidRPr="00A60BC9" w:rsidRDefault="00BC49D0">
            <w:pPr>
              <w:pStyle w:val="ListParagraph"/>
              <w:ind w:left="0"/>
              <w:rPr>
                <w:b/>
                <w:bCs/>
                <w:lang w:val="en-GB"/>
                <w:rPrChange w:id="183" w:author="C Gallardo" w:date="2021-10-14T07:06:00Z">
                  <w:rPr>
                    <w:lang w:val="en-GB"/>
                  </w:rPr>
                </w:rPrChange>
              </w:rPr>
            </w:pPr>
            <w:ins w:id="184" w:author="C Gallardo" w:date="2021-10-14T07:04:00Z">
              <w:r w:rsidRPr="00A60BC9">
                <w:rPr>
                  <w:b/>
                  <w:bCs/>
                  <w:lang w:val="en-GB"/>
                  <w:rPrChange w:id="185" w:author="C Gallardo" w:date="2021-10-14T07:06:00Z">
                    <w:rPr>
                      <w:lang w:val="en-GB"/>
                    </w:rPr>
                  </w:rPrChange>
                </w:rPr>
                <w:t>0.57</w:t>
              </w:r>
            </w:ins>
            <w:del w:id="186" w:author="C Gallardo" w:date="2021-10-14T07:03:00Z">
              <w:r w:rsidRPr="00A60BC9" w:rsidDel="00BC49D0">
                <w:rPr>
                  <w:b/>
                  <w:bCs/>
                  <w:lang w:val="en-GB"/>
                  <w:rPrChange w:id="187" w:author="C Gallardo" w:date="2021-10-14T07:06:00Z">
                    <w:rPr>
                      <w:lang w:val="en-GB"/>
                    </w:rPr>
                  </w:rPrChange>
                </w:rPr>
                <w:delText>0.28</w:delText>
              </w:r>
            </w:del>
          </w:p>
        </w:tc>
      </w:tr>
      <w:tr w:rsidR="00BC49D0" w14:paraId="3510713C" w14:textId="77777777" w:rsidTr="00A60BC9">
        <w:trPr>
          <w:trHeight w:val="138"/>
          <w:trPrChange w:id="188" w:author="C Gallardo" w:date="2021-10-14T07:06:00Z">
            <w:trPr>
              <w:gridBefore w:val="1"/>
              <w:trHeight w:val="138"/>
            </w:trPr>
          </w:trPrChange>
        </w:trPr>
        <w:tc>
          <w:tcPr>
            <w:tcW w:w="2267" w:type="dxa"/>
            <w:vMerge/>
            <w:tcPrChange w:id="189" w:author="C Gallardo" w:date="2021-10-14T07:06:00Z">
              <w:tcPr>
                <w:tcW w:w="1761" w:type="dxa"/>
                <w:gridSpan w:val="2"/>
                <w:vMerge/>
              </w:tcPr>
            </w:tcPrChange>
          </w:tcPr>
          <w:p w14:paraId="4839BE56" w14:textId="77777777" w:rsidR="00BC49D0" w:rsidRDefault="00BC49D0">
            <w:pPr>
              <w:pStyle w:val="ListParagraph"/>
              <w:ind w:left="0"/>
              <w:rPr>
                <w:b/>
                <w:bCs/>
                <w:lang w:val="en-GB"/>
              </w:rPr>
            </w:pPr>
          </w:p>
        </w:tc>
        <w:tc>
          <w:tcPr>
            <w:tcW w:w="4821" w:type="dxa"/>
            <w:tcPrChange w:id="190" w:author="C Gallardo" w:date="2021-10-14T07:06:00Z">
              <w:tcPr>
                <w:tcW w:w="4678" w:type="dxa"/>
                <w:gridSpan w:val="2"/>
              </w:tcPr>
            </w:tcPrChange>
          </w:tcPr>
          <w:p w14:paraId="6A47BDAF" w14:textId="2970636C" w:rsidR="00BC49D0" w:rsidRDefault="00BC49D0">
            <w:pPr>
              <w:pStyle w:val="ListParagraph"/>
              <w:ind w:left="0"/>
            </w:pPr>
            <w:proofErr w:type="spellStart"/>
            <w:ins w:id="191" w:author="C Gallardo" w:date="2021-10-14T07:03:00Z">
              <w:r>
                <w:t>Linear</w:t>
              </w:r>
              <w:proofErr w:type="spellEnd"/>
              <w:r>
                <w:t xml:space="preserve"> </w:t>
              </w:r>
              <w:proofErr w:type="spellStart"/>
              <w:r>
                <w:t>Regression</w:t>
              </w:r>
              <w:proofErr w:type="spellEnd"/>
              <w:r>
                <w:t xml:space="preserve"> model </w:t>
              </w:r>
              <w:proofErr w:type="spellStart"/>
              <w:r>
                <w:t>with</w:t>
              </w:r>
              <w:proofErr w:type="spellEnd"/>
              <w:r>
                <w:t xml:space="preserve"> Lasso</w:t>
              </w:r>
            </w:ins>
          </w:p>
        </w:tc>
        <w:tc>
          <w:tcPr>
            <w:tcW w:w="1276" w:type="dxa"/>
            <w:tcPrChange w:id="192" w:author="C Gallardo" w:date="2021-10-14T07:06:00Z">
              <w:tcPr>
                <w:tcW w:w="1419" w:type="dxa"/>
                <w:gridSpan w:val="2"/>
              </w:tcPr>
            </w:tcPrChange>
          </w:tcPr>
          <w:p w14:paraId="5D44D79C" w14:textId="3357A27F" w:rsidR="00BC49D0" w:rsidRDefault="00BC49D0">
            <w:pPr>
              <w:pStyle w:val="ListParagraph"/>
              <w:ind w:left="0"/>
              <w:rPr>
                <w:lang w:val="en-GB"/>
              </w:rPr>
            </w:pPr>
            <w:ins w:id="193" w:author="C Gallardo" w:date="2021-10-14T07:03:00Z">
              <w:r>
                <w:rPr>
                  <w:lang w:val="en-GB"/>
                </w:rPr>
                <w:t>0.28</w:t>
              </w:r>
            </w:ins>
          </w:p>
        </w:tc>
      </w:tr>
      <w:tr w:rsidR="00BC49D0" w14:paraId="28012738" w14:textId="77777777" w:rsidTr="00A60BC9">
        <w:trPr>
          <w:trHeight w:val="138"/>
          <w:trPrChange w:id="194" w:author="C Gallardo" w:date="2021-10-14T07:06:00Z">
            <w:trPr>
              <w:gridBefore w:val="1"/>
              <w:trHeight w:val="138"/>
            </w:trPr>
          </w:trPrChange>
        </w:trPr>
        <w:tc>
          <w:tcPr>
            <w:tcW w:w="2267" w:type="dxa"/>
            <w:vMerge/>
            <w:tcPrChange w:id="195" w:author="C Gallardo" w:date="2021-10-14T07:06:00Z">
              <w:tcPr>
                <w:tcW w:w="1761" w:type="dxa"/>
                <w:gridSpan w:val="2"/>
                <w:vMerge/>
              </w:tcPr>
            </w:tcPrChange>
          </w:tcPr>
          <w:p w14:paraId="37136144" w14:textId="77777777" w:rsidR="00BC49D0" w:rsidRDefault="00BC49D0">
            <w:pPr>
              <w:pStyle w:val="ListParagraph"/>
              <w:ind w:left="0"/>
              <w:rPr>
                <w:b/>
                <w:bCs/>
                <w:lang w:val="en-GB"/>
              </w:rPr>
            </w:pPr>
          </w:p>
        </w:tc>
        <w:tc>
          <w:tcPr>
            <w:tcW w:w="4821" w:type="dxa"/>
            <w:tcPrChange w:id="196" w:author="C Gallardo" w:date="2021-10-14T07:06:00Z">
              <w:tcPr>
                <w:tcW w:w="4678" w:type="dxa"/>
                <w:gridSpan w:val="2"/>
              </w:tcPr>
            </w:tcPrChange>
          </w:tcPr>
          <w:p w14:paraId="7D872F69" w14:textId="77777777" w:rsidR="00BC49D0" w:rsidRDefault="00BC49D0">
            <w:pPr>
              <w:pStyle w:val="ListParagraph"/>
              <w:ind w:left="0"/>
              <w:rPr>
                <w:lang w:val="en-GB"/>
              </w:rPr>
            </w:pPr>
            <w:r>
              <w:rPr>
                <w:lang w:val="en-GB"/>
              </w:rPr>
              <w:t>Logistic Regression (4 bins)</w:t>
            </w:r>
          </w:p>
        </w:tc>
        <w:tc>
          <w:tcPr>
            <w:tcW w:w="1276" w:type="dxa"/>
            <w:tcPrChange w:id="197" w:author="C Gallardo" w:date="2021-10-14T07:06:00Z">
              <w:tcPr>
                <w:tcW w:w="1419" w:type="dxa"/>
                <w:gridSpan w:val="2"/>
              </w:tcPr>
            </w:tcPrChange>
          </w:tcPr>
          <w:p w14:paraId="4632DAD0" w14:textId="2AC5BC9B" w:rsidR="00BC49D0" w:rsidRDefault="00BC49D0">
            <w:pPr>
              <w:pStyle w:val="ListParagraph"/>
              <w:ind w:left="0"/>
              <w:rPr>
                <w:lang w:val="en-GB"/>
              </w:rPr>
            </w:pPr>
            <w:r>
              <w:rPr>
                <w:lang w:val="en-GB"/>
              </w:rPr>
              <w:t>0.4</w:t>
            </w:r>
            <w:ins w:id="198" w:author="C Gallardo" w:date="2021-10-14T07:01:00Z">
              <w:r>
                <w:rPr>
                  <w:lang w:val="en-GB"/>
                </w:rPr>
                <w:t>8</w:t>
              </w:r>
            </w:ins>
            <w:del w:id="199" w:author="C Gallardo" w:date="2021-10-14T07:01:00Z">
              <w:r w:rsidDel="00BC49D0">
                <w:rPr>
                  <w:lang w:val="en-GB"/>
                </w:rPr>
                <w:delText>7</w:delText>
              </w:r>
            </w:del>
          </w:p>
        </w:tc>
      </w:tr>
      <w:tr w:rsidR="00BC49D0" w14:paraId="6D244812" w14:textId="77777777" w:rsidTr="00A60BC9">
        <w:trPr>
          <w:trHeight w:val="138"/>
          <w:trPrChange w:id="200" w:author="C Gallardo" w:date="2021-10-14T07:06:00Z">
            <w:trPr>
              <w:gridBefore w:val="1"/>
              <w:trHeight w:val="138"/>
            </w:trPr>
          </w:trPrChange>
        </w:trPr>
        <w:tc>
          <w:tcPr>
            <w:tcW w:w="2267" w:type="dxa"/>
            <w:vMerge/>
            <w:tcPrChange w:id="201" w:author="C Gallardo" w:date="2021-10-14T07:06:00Z">
              <w:tcPr>
                <w:tcW w:w="1761" w:type="dxa"/>
                <w:gridSpan w:val="2"/>
                <w:vMerge/>
              </w:tcPr>
            </w:tcPrChange>
          </w:tcPr>
          <w:p w14:paraId="3B8EF6BC" w14:textId="77777777" w:rsidR="00BC49D0" w:rsidRDefault="00BC49D0">
            <w:pPr>
              <w:pStyle w:val="ListParagraph"/>
              <w:ind w:left="0"/>
              <w:rPr>
                <w:b/>
                <w:bCs/>
                <w:lang w:val="en-GB"/>
              </w:rPr>
            </w:pPr>
          </w:p>
        </w:tc>
        <w:tc>
          <w:tcPr>
            <w:tcW w:w="4821" w:type="dxa"/>
            <w:tcPrChange w:id="202" w:author="C Gallardo" w:date="2021-10-14T07:06:00Z">
              <w:tcPr>
                <w:tcW w:w="4678" w:type="dxa"/>
                <w:gridSpan w:val="2"/>
              </w:tcPr>
            </w:tcPrChange>
          </w:tcPr>
          <w:p w14:paraId="769C67CE" w14:textId="2C0689BF" w:rsidR="00BC49D0" w:rsidRDefault="00BC49D0">
            <w:pPr>
              <w:pStyle w:val="ListParagraph"/>
              <w:ind w:left="0"/>
              <w:rPr>
                <w:lang w:val="en-GB"/>
              </w:rPr>
            </w:pPr>
            <w:ins w:id="203" w:author="C Gallardo" w:date="2021-10-14T07:01:00Z">
              <w:r>
                <w:rPr>
                  <w:lang w:val="en-GB"/>
                </w:rPr>
                <w:t>SVM model</w:t>
              </w:r>
            </w:ins>
          </w:p>
        </w:tc>
        <w:tc>
          <w:tcPr>
            <w:tcW w:w="1276" w:type="dxa"/>
            <w:tcPrChange w:id="204" w:author="C Gallardo" w:date="2021-10-14T07:06:00Z">
              <w:tcPr>
                <w:tcW w:w="1419" w:type="dxa"/>
                <w:gridSpan w:val="2"/>
              </w:tcPr>
            </w:tcPrChange>
          </w:tcPr>
          <w:p w14:paraId="69473E0C" w14:textId="6CE86709" w:rsidR="00BC49D0" w:rsidRDefault="00BC49D0">
            <w:pPr>
              <w:pStyle w:val="ListParagraph"/>
              <w:ind w:left="0"/>
              <w:rPr>
                <w:lang w:val="en-GB"/>
              </w:rPr>
            </w:pPr>
            <w:ins w:id="205" w:author="C Gallardo" w:date="2021-10-14T07:01:00Z">
              <w:r>
                <w:rPr>
                  <w:lang w:val="en-GB"/>
                </w:rPr>
                <w:t>0.44</w:t>
              </w:r>
            </w:ins>
          </w:p>
        </w:tc>
      </w:tr>
      <w:tr w:rsidR="00EA52AC" w14:paraId="77474315" w14:textId="77777777" w:rsidTr="00EA52AC">
        <w:trPr>
          <w:trHeight w:val="169"/>
        </w:trPr>
        <w:tc>
          <w:tcPr>
            <w:tcW w:w="2267" w:type="dxa"/>
            <w:vMerge w:val="restart"/>
          </w:tcPr>
          <w:p w14:paraId="4F4A5806" w14:textId="3F5CD249" w:rsidR="00EA52AC" w:rsidRDefault="00EA52AC" w:rsidP="00EA52AC">
            <w:pPr>
              <w:pStyle w:val="ListParagraph"/>
              <w:ind w:left="0"/>
              <w:rPr>
                <w:b/>
                <w:bCs/>
                <w:lang w:val="en-GB"/>
              </w:rPr>
            </w:pPr>
            <w:r>
              <w:rPr>
                <w:b/>
                <w:bCs/>
                <w:lang w:val="en-GB"/>
              </w:rPr>
              <w:t xml:space="preserve">Second (regional </w:t>
            </w:r>
            <w:ins w:id="206" w:author="C Gallardo" w:date="2021-10-14T07:05:00Z">
              <w:r>
                <w:rPr>
                  <w:b/>
                  <w:bCs/>
                  <w:lang w:val="en-GB"/>
                </w:rPr>
                <w:t xml:space="preserve">North American </w:t>
              </w:r>
            </w:ins>
            <w:r>
              <w:rPr>
                <w:b/>
                <w:bCs/>
                <w:lang w:val="en-GB"/>
              </w:rPr>
              <w:t>sales known)</w:t>
            </w:r>
          </w:p>
        </w:tc>
        <w:tc>
          <w:tcPr>
            <w:tcW w:w="4821" w:type="dxa"/>
          </w:tcPr>
          <w:p w14:paraId="721FBF5C" w14:textId="275CC375" w:rsidR="00EA52AC" w:rsidRDefault="00EA52AC" w:rsidP="00EA52AC">
            <w:pPr>
              <w:pStyle w:val="ListParagraph"/>
              <w:ind w:left="0"/>
              <w:rPr>
                <w:lang w:val="en-GB"/>
              </w:rPr>
            </w:pPr>
            <w:proofErr w:type="spellStart"/>
            <w:r w:rsidRPr="00A545FA">
              <w:t>XGBRegresso</w:t>
            </w:r>
            <w:r>
              <w:t>r</w:t>
            </w:r>
            <w:proofErr w:type="spellEnd"/>
          </w:p>
        </w:tc>
        <w:tc>
          <w:tcPr>
            <w:tcW w:w="1276" w:type="dxa"/>
          </w:tcPr>
          <w:p w14:paraId="46FD1CD0" w14:textId="437B6409" w:rsidR="00EA52AC" w:rsidRDefault="00EA52AC" w:rsidP="00EA52AC">
            <w:pPr>
              <w:pStyle w:val="ListParagraph"/>
              <w:ind w:left="0"/>
              <w:rPr>
                <w:lang w:val="en-GB"/>
              </w:rPr>
            </w:pPr>
            <w:r>
              <w:rPr>
                <w:lang w:val="en-GB"/>
              </w:rPr>
              <w:t>0.80</w:t>
            </w:r>
          </w:p>
        </w:tc>
      </w:tr>
      <w:tr w:rsidR="00EA52AC" w14:paraId="2AFC9B1D" w14:textId="77777777" w:rsidTr="00505FA1">
        <w:trPr>
          <w:trHeight w:val="168"/>
        </w:trPr>
        <w:tc>
          <w:tcPr>
            <w:tcW w:w="2267" w:type="dxa"/>
            <w:vMerge/>
          </w:tcPr>
          <w:p w14:paraId="5ED92A28" w14:textId="77777777" w:rsidR="00EA52AC" w:rsidRDefault="00EA52AC" w:rsidP="00EA52AC">
            <w:pPr>
              <w:pStyle w:val="ListParagraph"/>
              <w:ind w:left="0"/>
              <w:rPr>
                <w:b/>
                <w:bCs/>
                <w:lang w:val="en-GB"/>
              </w:rPr>
            </w:pPr>
          </w:p>
        </w:tc>
        <w:tc>
          <w:tcPr>
            <w:tcW w:w="4821" w:type="dxa"/>
          </w:tcPr>
          <w:p w14:paraId="409DA9BB" w14:textId="77777777" w:rsidR="00EA52AC" w:rsidDel="00BC49D0" w:rsidRDefault="00EA52AC" w:rsidP="00EA52AC">
            <w:pPr>
              <w:pStyle w:val="ListParagraph"/>
              <w:ind w:left="0"/>
              <w:rPr>
                <w:del w:id="207" w:author="C Gallardo" w:date="2021-10-14T06:58:00Z"/>
                <w:lang w:val="en-GB"/>
              </w:rPr>
            </w:pPr>
            <w:del w:id="208" w:author="C Gallardo" w:date="2021-10-14T06:58:00Z">
              <w:r w:rsidDel="00BC49D0">
                <w:delText>XGBRegressor</w:delText>
              </w:r>
            </w:del>
          </w:p>
          <w:p w14:paraId="4C3327A2" w14:textId="7B854C30" w:rsidR="00EA52AC" w:rsidDel="00BC49D0" w:rsidRDefault="00EA52AC" w:rsidP="00EA52AC">
            <w:pPr>
              <w:pStyle w:val="ListParagraph"/>
              <w:ind w:left="0"/>
            </w:pPr>
            <w:r>
              <w:t xml:space="preserve">Gradient </w:t>
            </w:r>
            <w:proofErr w:type="spellStart"/>
            <w:r>
              <w:t>Boosting</w:t>
            </w:r>
            <w:proofErr w:type="spellEnd"/>
            <w:r>
              <w:t xml:space="preserve"> </w:t>
            </w:r>
            <w:proofErr w:type="spellStart"/>
            <w:r>
              <w:t>Regressor</w:t>
            </w:r>
            <w:proofErr w:type="spellEnd"/>
            <w:r>
              <w:t xml:space="preserve"> </w:t>
            </w:r>
            <w:proofErr w:type="spellStart"/>
            <w:r>
              <w:t>with</w:t>
            </w:r>
            <w:proofErr w:type="spellEnd"/>
            <w:r>
              <w:t xml:space="preserve"> </w:t>
            </w:r>
            <w:proofErr w:type="spellStart"/>
            <w:r>
              <w:t>GridSearch</w:t>
            </w:r>
            <w:ins w:id="209" w:author="C Gallardo" w:date="2021-10-14T07:03:00Z">
              <w:r>
                <w:t>CV</w:t>
              </w:r>
            </w:ins>
            <w:proofErr w:type="spellEnd"/>
          </w:p>
        </w:tc>
        <w:tc>
          <w:tcPr>
            <w:tcW w:w="1276" w:type="dxa"/>
          </w:tcPr>
          <w:p w14:paraId="43C8C4CC" w14:textId="77777777" w:rsidR="00EA52AC" w:rsidDel="00BC49D0" w:rsidRDefault="00EA52AC" w:rsidP="00EA52AC">
            <w:pPr>
              <w:pStyle w:val="ListParagraph"/>
              <w:ind w:left="0"/>
              <w:rPr>
                <w:del w:id="210" w:author="C Gallardo" w:date="2021-10-14T06:58:00Z"/>
                <w:lang w:val="en-GB"/>
              </w:rPr>
            </w:pPr>
            <w:del w:id="211" w:author="C Gallardo" w:date="2021-10-14T06:58:00Z">
              <w:r w:rsidDel="00BC49D0">
                <w:rPr>
                  <w:lang w:val="en-GB"/>
                </w:rPr>
                <w:delText>0.89</w:delText>
              </w:r>
            </w:del>
          </w:p>
          <w:p w14:paraId="6184494B" w14:textId="0832AD97" w:rsidR="00EA52AC" w:rsidDel="00BC49D0" w:rsidRDefault="00EA52AC" w:rsidP="00EA52AC">
            <w:pPr>
              <w:pStyle w:val="ListParagraph"/>
              <w:ind w:left="0"/>
              <w:rPr>
                <w:lang w:val="en-GB"/>
              </w:rPr>
            </w:pPr>
            <w:r>
              <w:rPr>
                <w:lang w:val="en-GB"/>
              </w:rPr>
              <w:t>0.</w:t>
            </w:r>
            <w:del w:id="212" w:author="C Gallardo" w:date="2021-10-14T06:59:00Z">
              <w:r w:rsidDel="00BC49D0">
                <w:rPr>
                  <w:lang w:val="en-GB"/>
                </w:rPr>
                <w:delText>38</w:delText>
              </w:r>
            </w:del>
            <w:ins w:id="213" w:author="C Gallardo" w:date="2021-10-14T06:59:00Z">
              <w:r>
                <w:rPr>
                  <w:lang w:val="en-GB"/>
                </w:rPr>
                <w:t>55</w:t>
              </w:r>
            </w:ins>
          </w:p>
        </w:tc>
      </w:tr>
      <w:tr w:rsidR="00EA52AC" w14:paraId="151C16F3" w14:textId="77777777" w:rsidTr="004F22F1">
        <w:tc>
          <w:tcPr>
            <w:tcW w:w="2267" w:type="dxa"/>
            <w:vMerge/>
          </w:tcPr>
          <w:p w14:paraId="126CA3B0" w14:textId="77777777" w:rsidR="00EA52AC" w:rsidRDefault="00EA52AC" w:rsidP="00EA52AC">
            <w:pPr>
              <w:pStyle w:val="ListParagraph"/>
              <w:ind w:left="0"/>
              <w:rPr>
                <w:b/>
                <w:bCs/>
                <w:lang w:val="en-GB"/>
              </w:rPr>
            </w:pPr>
          </w:p>
        </w:tc>
        <w:tc>
          <w:tcPr>
            <w:tcW w:w="4821" w:type="dxa"/>
          </w:tcPr>
          <w:p w14:paraId="6CD05E7E" w14:textId="77777777" w:rsidR="00EA52AC" w:rsidRPr="00A60BC9" w:rsidRDefault="00EA52AC" w:rsidP="00EA52AC">
            <w:pPr>
              <w:pStyle w:val="ListParagraph"/>
              <w:ind w:left="0"/>
              <w:rPr>
                <w:b/>
                <w:bCs/>
                <w:rPrChange w:id="214" w:author="C Gallardo" w:date="2021-10-14T07:06:00Z">
                  <w:rPr/>
                </w:rPrChange>
              </w:rPr>
            </w:pPr>
            <w:proofErr w:type="spellStart"/>
            <w:r w:rsidRPr="00A60BC9">
              <w:rPr>
                <w:b/>
                <w:bCs/>
                <w:rPrChange w:id="215" w:author="C Gallardo" w:date="2021-10-14T07:06:00Z">
                  <w:rPr/>
                </w:rPrChange>
              </w:rPr>
              <w:t>Linear</w:t>
            </w:r>
            <w:proofErr w:type="spellEnd"/>
            <w:r w:rsidRPr="00A60BC9">
              <w:rPr>
                <w:b/>
                <w:bCs/>
                <w:rPrChange w:id="216" w:author="C Gallardo" w:date="2021-10-14T07:06:00Z">
                  <w:rPr/>
                </w:rPrChange>
              </w:rPr>
              <w:t xml:space="preserve"> </w:t>
            </w:r>
            <w:proofErr w:type="spellStart"/>
            <w:r w:rsidRPr="00A60BC9">
              <w:rPr>
                <w:b/>
                <w:bCs/>
                <w:rPrChange w:id="217" w:author="C Gallardo" w:date="2021-10-14T07:06:00Z">
                  <w:rPr/>
                </w:rPrChange>
              </w:rPr>
              <w:t>Regression</w:t>
            </w:r>
            <w:proofErr w:type="spellEnd"/>
            <w:r w:rsidRPr="00A60BC9">
              <w:rPr>
                <w:b/>
                <w:bCs/>
                <w:rPrChange w:id="218" w:author="C Gallardo" w:date="2021-10-14T07:06:00Z">
                  <w:rPr/>
                </w:rPrChange>
              </w:rPr>
              <w:t xml:space="preserve"> model</w:t>
            </w:r>
          </w:p>
        </w:tc>
        <w:tc>
          <w:tcPr>
            <w:tcW w:w="1276" w:type="dxa"/>
          </w:tcPr>
          <w:p w14:paraId="10C5F386" w14:textId="7FF84CE5" w:rsidR="00EA52AC" w:rsidRPr="00A60BC9" w:rsidRDefault="00EA52AC" w:rsidP="00EA52AC">
            <w:pPr>
              <w:pStyle w:val="ListParagraph"/>
              <w:ind w:left="0"/>
              <w:rPr>
                <w:b/>
                <w:bCs/>
                <w:lang w:val="en-GB"/>
                <w:rPrChange w:id="219" w:author="C Gallardo" w:date="2021-10-14T07:06:00Z">
                  <w:rPr>
                    <w:lang w:val="en-GB"/>
                  </w:rPr>
                </w:rPrChange>
              </w:rPr>
            </w:pPr>
            <w:r w:rsidRPr="00A60BC9">
              <w:rPr>
                <w:b/>
                <w:bCs/>
                <w:lang w:val="en-GB"/>
                <w:rPrChange w:id="220" w:author="C Gallardo" w:date="2021-10-14T07:06:00Z">
                  <w:rPr>
                    <w:lang w:val="en-GB"/>
                  </w:rPr>
                </w:rPrChange>
              </w:rPr>
              <w:t>0.9</w:t>
            </w:r>
            <w:ins w:id="221" w:author="C Gallardo" w:date="2021-10-14T06:59:00Z">
              <w:r w:rsidRPr="00A60BC9">
                <w:rPr>
                  <w:b/>
                  <w:bCs/>
                  <w:lang w:val="en-GB"/>
                  <w:rPrChange w:id="222" w:author="C Gallardo" w:date="2021-10-14T07:06:00Z">
                    <w:rPr>
                      <w:lang w:val="en-GB"/>
                    </w:rPr>
                  </w:rPrChange>
                </w:rPr>
                <w:t>0</w:t>
              </w:r>
            </w:ins>
            <w:del w:id="223" w:author="C Gallardo" w:date="2021-10-14T06:59:00Z">
              <w:r w:rsidRPr="00A60BC9" w:rsidDel="00BC49D0">
                <w:rPr>
                  <w:b/>
                  <w:bCs/>
                  <w:lang w:val="en-GB"/>
                  <w:rPrChange w:id="224" w:author="C Gallardo" w:date="2021-10-14T07:06:00Z">
                    <w:rPr>
                      <w:lang w:val="en-GB"/>
                    </w:rPr>
                  </w:rPrChange>
                </w:rPr>
                <w:delText>9</w:delText>
              </w:r>
            </w:del>
          </w:p>
        </w:tc>
      </w:tr>
      <w:tr w:rsidR="00EA52AC" w14:paraId="10B0249A" w14:textId="77777777" w:rsidTr="004F22F1">
        <w:tc>
          <w:tcPr>
            <w:tcW w:w="2267" w:type="dxa"/>
            <w:vMerge/>
          </w:tcPr>
          <w:p w14:paraId="71A935C0" w14:textId="77777777" w:rsidR="00EA52AC" w:rsidRDefault="00EA52AC" w:rsidP="00EA52AC">
            <w:pPr>
              <w:pStyle w:val="ListParagraph"/>
              <w:ind w:left="0"/>
              <w:rPr>
                <w:b/>
                <w:bCs/>
                <w:lang w:val="en-GB"/>
              </w:rPr>
            </w:pPr>
          </w:p>
        </w:tc>
        <w:tc>
          <w:tcPr>
            <w:tcW w:w="4821" w:type="dxa"/>
          </w:tcPr>
          <w:p w14:paraId="037FFFEA" w14:textId="77777777" w:rsidR="00EA52AC" w:rsidRDefault="00EA52AC" w:rsidP="00EA52AC">
            <w:pPr>
              <w:pStyle w:val="ListParagraph"/>
              <w:ind w:left="0"/>
            </w:pPr>
            <w:r>
              <w:rPr>
                <w:lang w:val="en-GB"/>
              </w:rPr>
              <w:t>Logistic Regression (4 bins)</w:t>
            </w:r>
          </w:p>
        </w:tc>
        <w:tc>
          <w:tcPr>
            <w:tcW w:w="1276" w:type="dxa"/>
          </w:tcPr>
          <w:p w14:paraId="60895C8B" w14:textId="5336FF98" w:rsidR="00EA52AC" w:rsidRDefault="00EA52AC" w:rsidP="00EA52AC">
            <w:pPr>
              <w:pStyle w:val="ListParagraph"/>
              <w:ind w:left="0"/>
              <w:rPr>
                <w:lang w:val="en-GB"/>
              </w:rPr>
            </w:pPr>
            <w:r>
              <w:rPr>
                <w:lang w:val="en-GB"/>
              </w:rPr>
              <w:t>0.</w:t>
            </w:r>
            <w:del w:id="225" w:author="C Gallardo" w:date="2021-10-14T06:58:00Z">
              <w:r w:rsidDel="00BC49D0">
                <w:rPr>
                  <w:lang w:val="en-GB"/>
                </w:rPr>
                <w:delText>90</w:delText>
              </w:r>
            </w:del>
            <w:ins w:id="226" w:author="C Gallardo" w:date="2021-10-14T06:58:00Z">
              <w:r>
                <w:rPr>
                  <w:lang w:val="en-GB"/>
                </w:rPr>
                <w:t>74</w:t>
              </w:r>
            </w:ins>
          </w:p>
        </w:tc>
      </w:tr>
      <w:tr w:rsidR="00EA52AC" w14:paraId="2C85AA76" w14:textId="77777777" w:rsidTr="00A60BC9">
        <w:trPr>
          <w:trPrChange w:id="227" w:author="C Gallardo" w:date="2021-10-14T07:06:00Z">
            <w:trPr>
              <w:gridBefore w:val="1"/>
            </w:trPr>
          </w:trPrChange>
        </w:trPr>
        <w:tc>
          <w:tcPr>
            <w:tcW w:w="2267" w:type="dxa"/>
            <w:tcPrChange w:id="228" w:author="C Gallardo" w:date="2021-10-14T07:06:00Z">
              <w:tcPr>
                <w:tcW w:w="1761" w:type="dxa"/>
                <w:gridSpan w:val="2"/>
              </w:tcPr>
            </w:tcPrChange>
          </w:tcPr>
          <w:p w14:paraId="5078F532" w14:textId="447DD979" w:rsidR="00EA52AC" w:rsidRDefault="00EA52AC" w:rsidP="00EA52AC">
            <w:pPr>
              <w:pStyle w:val="ListParagraph"/>
              <w:ind w:left="0"/>
              <w:rPr>
                <w:b/>
                <w:bCs/>
                <w:lang w:val="en-GB"/>
              </w:rPr>
            </w:pPr>
            <w:r>
              <w:rPr>
                <w:b/>
                <w:bCs/>
                <w:lang w:val="en-GB"/>
              </w:rPr>
              <w:t>Additional</w:t>
            </w:r>
            <w:ins w:id="229" w:author="C Gallardo" w:date="2021-10-14T07:08:00Z">
              <w:r>
                <w:rPr>
                  <w:b/>
                  <w:bCs/>
                  <w:lang w:val="en-GB"/>
                </w:rPr>
                <w:t xml:space="preserve"> (regional North American sales unknow)</w:t>
              </w:r>
            </w:ins>
          </w:p>
        </w:tc>
        <w:tc>
          <w:tcPr>
            <w:tcW w:w="4821" w:type="dxa"/>
            <w:tcPrChange w:id="230" w:author="C Gallardo" w:date="2021-10-14T07:06:00Z">
              <w:tcPr>
                <w:tcW w:w="4678" w:type="dxa"/>
                <w:gridSpan w:val="2"/>
              </w:tcPr>
            </w:tcPrChange>
          </w:tcPr>
          <w:p w14:paraId="4B63636B" w14:textId="77777777" w:rsidR="00EA52AC" w:rsidRDefault="00EA52AC" w:rsidP="00EA52AC">
            <w:pPr>
              <w:pStyle w:val="ListParagraph"/>
              <w:ind w:left="0"/>
              <w:rPr>
                <w:lang w:val="en-GB"/>
              </w:rPr>
            </w:pPr>
            <w:r>
              <w:t>Multi-layer back propagation neural network model</w:t>
            </w:r>
          </w:p>
        </w:tc>
        <w:tc>
          <w:tcPr>
            <w:tcW w:w="1276" w:type="dxa"/>
            <w:tcPrChange w:id="231" w:author="C Gallardo" w:date="2021-10-14T07:06:00Z">
              <w:tcPr>
                <w:tcW w:w="1419" w:type="dxa"/>
                <w:gridSpan w:val="2"/>
              </w:tcPr>
            </w:tcPrChange>
          </w:tcPr>
          <w:p w14:paraId="3EE9DB0F" w14:textId="77777777" w:rsidR="00EA52AC" w:rsidRDefault="00EA52AC" w:rsidP="00EA52AC">
            <w:pPr>
              <w:pStyle w:val="ListParagraph"/>
              <w:keepNext/>
              <w:ind w:left="0"/>
              <w:rPr>
                <w:lang w:val="en-GB"/>
              </w:rPr>
            </w:pPr>
            <w:r>
              <w:rPr>
                <w:lang w:val="en-GB"/>
              </w:rPr>
              <w:t>0.51</w:t>
            </w:r>
          </w:p>
        </w:tc>
      </w:tr>
    </w:tbl>
    <w:p w14:paraId="1EE94CCE" w14:textId="27582AA9" w:rsidR="00D836BD" w:rsidRDefault="00A85131">
      <w:pPr>
        <w:pStyle w:val="Caption"/>
        <w:rPr>
          <w:lang w:val="en-GB"/>
        </w:rPr>
      </w:pPr>
      <w:r>
        <w:t xml:space="preserve">Table </w:t>
      </w:r>
      <w:r>
        <w:fldChar w:fldCharType="begin"/>
      </w:r>
      <w:r>
        <w:instrText>SEQ Table \* ARABIC</w:instrText>
      </w:r>
      <w:r>
        <w:fldChar w:fldCharType="separate"/>
      </w:r>
      <w:r w:rsidR="001E2F50">
        <w:rPr>
          <w:noProof/>
        </w:rPr>
        <w:t>2</w:t>
      </w:r>
      <w:r>
        <w:fldChar w:fldCharType="end"/>
      </w:r>
      <w:r>
        <w:t xml:space="preserve"> - </w:t>
      </w:r>
      <w:proofErr w:type="spellStart"/>
      <w:r>
        <w:t>Summary</w:t>
      </w:r>
      <w:proofErr w:type="spellEnd"/>
      <w:r>
        <w:t xml:space="preserve"> of </w:t>
      </w:r>
      <w:proofErr w:type="spellStart"/>
      <w:r>
        <w:t>results</w:t>
      </w:r>
      <w:proofErr w:type="spellEnd"/>
    </w:p>
    <w:p w14:paraId="77344FCD" w14:textId="368DC824" w:rsidR="00D836BD" w:rsidRDefault="00A85131">
      <w:pPr>
        <w:pStyle w:val="ListParagraph"/>
        <w:ind w:left="1068"/>
        <w:rPr>
          <w:lang w:val="en-GB"/>
        </w:rPr>
      </w:pPr>
      <w:r>
        <w:rPr>
          <w:lang w:val="en-GB"/>
        </w:rPr>
        <w:t xml:space="preserve">In the case the regional sales </w:t>
      </w:r>
      <w:ins w:id="232" w:author="C Gallardo" w:date="2021-10-14T07:04:00Z">
        <w:r w:rsidR="00BC49D0">
          <w:rPr>
            <w:lang w:val="en-GB"/>
          </w:rPr>
          <w:t xml:space="preserve">for NA </w:t>
        </w:r>
        <w:proofErr w:type="gramStart"/>
        <w:r w:rsidR="00BC49D0">
          <w:rPr>
            <w:lang w:val="en-GB"/>
          </w:rPr>
          <w:t>is</w:t>
        </w:r>
      </w:ins>
      <w:proofErr w:type="gramEnd"/>
      <w:del w:id="233" w:author="C Gallardo" w:date="2021-10-14T07:04:00Z">
        <w:r w:rsidDel="00BC49D0">
          <w:rPr>
            <w:lang w:val="en-GB"/>
          </w:rPr>
          <w:delText>are</w:delText>
        </w:r>
      </w:del>
      <w:r>
        <w:rPr>
          <w:lang w:val="en-GB"/>
        </w:rPr>
        <w:t xml:space="preserve"> known, then the Linear Regression model works best. In the other hand</w:t>
      </w:r>
      <w:ins w:id="234" w:author="C Gallardo" w:date="2021-10-14T07:06:00Z">
        <w:r w:rsidR="00A60BC9">
          <w:rPr>
            <w:lang w:val="en-GB"/>
          </w:rPr>
          <w:t xml:space="preserve">, when the NA </w:t>
        </w:r>
      </w:ins>
      <w:del w:id="235" w:author="C Gallardo" w:date="2021-10-14T07:06:00Z">
        <w:r w:rsidDel="00A60BC9">
          <w:rPr>
            <w:lang w:val="en-GB"/>
          </w:rPr>
          <w:delText xml:space="preserve"> if the </w:delText>
        </w:r>
      </w:del>
      <w:r>
        <w:rPr>
          <w:lang w:val="en-GB"/>
        </w:rPr>
        <w:t>regional sales is unknown</w:t>
      </w:r>
      <w:ins w:id="236" w:author="C Gallardo" w:date="2021-10-14T07:06:00Z">
        <w:r w:rsidR="00A60BC9">
          <w:rPr>
            <w:lang w:val="en-GB"/>
          </w:rPr>
          <w:t>,</w:t>
        </w:r>
      </w:ins>
      <w:r>
        <w:rPr>
          <w:lang w:val="en-GB"/>
        </w:rPr>
        <w:t xml:space="preserve"> we obtain better results using a</w:t>
      </w:r>
      <w:ins w:id="237" w:author="C Gallardo" w:date="2021-10-14T07:07:00Z">
        <w:r w:rsidR="00A60BC9">
          <w:rPr>
            <w:lang w:val="en-GB"/>
          </w:rPr>
          <w:t xml:space="preserve"> </w:t>
        </w:r>
        <w:proofErr w:type="spellStart"/>
        <w:r w:rsidR="00A60BC9">
          <w:rPr>
            <w:lang w:val="en-GB"/>
          </w:rPr>
          <w:t>Gradiant</w:t>
        </w:r>
        <w:proofErr w:type="spellEnd"/>
        <w:r w:rsidR="00A60BC9">
          <w:rPr>
            <w:lang w:val="en-GB"/>
          </w:rPr>
          <w:t xml:space="preserve"> Boosting Regressor, </w:t>
        </w:r>
      </w:ins>
      <w:ins w:id="238" w:author="C Gallardo" w:date="2021-10-14T07:08:00Z">
        <w:r w:rsidR="00A60BC9">
          <w:rPr>
            <w:lang w:val="en-GB"/>
          </w:rPr>
          <w:t>followed very closely by the m</w:t>
        </w:r>
        <w:proofErr w:type="spellStart"/>
        <w:r w:rsidR="00A60BC9">
          <w:t>ulti</w:t>
        </w:r>
        <w:proofErr w:type="spellEnd"/>
        <w:r w:rsidR="00A60BC9">
          <w:t>-layer back propagation neural network model</w:t>
        </w:r>
      </w:ins>
      <w:ins w:id="239" w:author="C Gallardo" w:date="2021-10-14T07:09:00Z">
        <w:r w:rsidR="00A60BC9">
          <w:t>.</w:t>
        </w:r>
      </w:ins>
      <w:del w:id="240" w:author="C Gallardo" w:date="2021-10-14T07:08:00Z">
        <w:r w:rsidDel="00A60BC9">
          <w:rPr>
            <w:lang w:val="en-GB"/>
          </w:rPr>
          <w:delText xml:space="preserve"> </w:delText>
        </w:r>
      </w:del>
      <w:del w:id="241" w:author="C Gallardo" w:date="2021-10-14T07:09:00Z">
        <w:r w:rsidDel="00A60BC9">
          <w:delText>Multi-layer back propagation neural network model. However, and given that neural networ</w:delText>
        </w:r>
      </w:del>
      <w:del w:id="242" w:author="C Gallardo" w:date="2021-10-14T07:08:00Z">
        <w:r w:rsidDel="00A60BC9">
          <w:delText>k</w:delText>
        </w:r>
      </w:del>
      <w:del w:id="243" w:author="C Gallardo" w:date="2021-10-14T07:09:00Z">
        <w:r w:rsidDel="00A60BC9">
          <w:delText xml:space="preserve">s introduce overfitting </w:delText>
        </w:r>
      </w:del>
    </w:p>
    <w:p w14:paraId="2CE66AED" w14:textId="77777777" w:rsidR="00D836BD" w:rsidRDefault="00D836BD">
      <w:pPr>
        <w:pStyle w:val="ListParagraph"/>
        <w:ind w:left="1068"/>
        <w:rPr>
          <w:lang w:val="en-GB"/>
        </w:rPr>
      </w:pPr>
    </w:p>
    <w:p w14:paraId="1EA0DEE4" w14:textId="77777777" w:rsidR="00D836BD" w:rsidRDefault="00A85131">
      <w:pPr>
        <w:pStyle w:val="Heading2"/>
        <w:numPr>
          <w:ilvl w:val="1"/>
          <w:numId w:val="2"/>
        </w:numPr>
      </w:pPr>
      <w:bookmarkStart w:id="244" w:name="_Toc85099529"/>
      <w:r>
        <w:t>Further study</w:t>
      </w:r>
      <w:bookmarkEnd w:id="244"/>
    </w:p>
    <w:p w14:paraId="339399C7" w14:textId="0B02967E" w:rsidR="00061DA1" w:rsidRDefault="00061DA1" w:rsidP="00061DA1">
      <w:pPr>
        <w:pStyle w:val="Heading3"/>
        <w:numPr>
          <w:ilvl w:val="2"/>
          <w:numId w:val="2"/>
        </w:numPr>
        <w:ind w:left="1701"/>
        <w:rPr>
          <w:ins w:id="245" w:author="C Gallardo" w:date="2021-10-14T09:04:00Z"/>
        </w:rPr>
      </w:pPr>
      <w:bookmarkStart w:id="246" w:name="_Toc85099530"/>
      <w:ins w:id="247" w:author="C Gallardo" w:date="2021-10-14T09:04:00Z">
        <w:r>
          <w:t>Twitter counts</w:t>
        </w:r>
        <w:bookmarkEnd w:id="246"/>
      </w:ins>
    </w:p>
    <w:p w14:paraId="7D5420F5" w14:textId="47B200BD" w:rsidR="00061DA1" w:rsidRDefault="00061DA1" w:rsidP="00061DA1">
      <w:pPr>
        <w:ind w:left="1701"/>
        <w:rPr>
          <w:ins w:id="248" w:author="C Gallardo" w:date="2021-10-14T09:12:00Z"/>
          <w:lang w:val="en-GB"/>
        </w:rPr>
      </w:pPr>
      <w:ins w:id="249" w:author="C Gallardo" w:date="2021-10-14T09:08:00Z">
        <w:r>
          <w:rPr>
            <w:lang w:val="en-GB"/>
          </w:rPr>
          <w:t>It has been found that the</w:t>
        </w:r>
      </w:ins>
      <w:ins w:id="250" w:author="C Gallardo" w:date="2021-10-14T09:09:00Z">
        <w:r w:rsidR="00664E60">
          <w:rPr>
            <w:lang w:val="en-GB"/>
          </w:rPr>
          <w:t xml:space="preserve"> number of tweets generated the</w:t>
        </w:r>
      </w:ins>
      <w:ins w:id="251" w:author="C Gallardo" w:date="2021-10-14T09:08:00Z">
        <w:r>
          <w:rPr>
            <w:lang w:val="en-GB"/>
          </w:rPr>
          <w:t xml:space="preserve"> week </w:t>
        </w:r>
      </w:ins>
      <w:ins w:id="252" w:author="C Gallardo" w:date="2021-10-14T09:09:00Z">
        <w:r w:rsidR="00664E60">
          <w:rPr>
            <w:lang w:val="en-GB"/>
          </w:rPr>
          <w:t xml:space="preserve">preceding the release of a </w:t>
        </w:r>
      </w:ins>
      <w:ins w:id="253" w:author="C Gallardo" w:date="2021-10-14T09:08:00Z">
        <w:r>
          <w:rPr>
            <w:lang w:val="en-GB"/>
          </w:rPr>
          <w:t xml:space="preserve">movie is </w:t>
        </w:r>
      </w:ins>
      <w:ins w:id="254" w:author="C Gallardo" w:date="2021-10-14T09:10:00Z">
        <w:r w:rsidR="00664E60">
          <w:rPr>
            <w:lang w:val="en-GB"/>
          </w:rPr>
          <w:t>critical to the box office revenue</w:t>
        </w:r>
      </w:ins>
      <w:ins w:id="255" w:author="C Gallardo" w:date="2021-10-14T09:04:00Z">
        <w:r>
          <w:rPr>
            <w:lang w:val="en-GB"/>
          </w:rPr>
          <w:t xml:space="preserve"> </w:t>
        </w:r>
      </w:ins>
      <w:customXmlInsRangeStart w:id="256" w:author="C Gallardo" w:date="2021-10-14T09:04:00Z"/>
      <w:sdt>
        <w:sdtPr>
          <w:rPr>
            <w:lang w:val="en-GB"/>
          </w:rPr>
          <w:id w:val="784769742"/>
          <w:citation/>
        </w:sdtPr>
        <w:sdtEndPr/>
        <w:sdtContent>
          <w:customXmlInsRangeEnd w:id="256"/>
          <w:ins w:id="257" w:author="C Gallardo" w:date="2021-10-14T09:04:00Z">
            <w:r>
              <w:rPr>
                <w:lang w:val="en-GB"/>
              </w:rPr>
              <w:fldChar w:fldCharType="begin"/>
            </w:r>
            <w:r>
              <w:rPr>
                <w:lang w:val="es-ES"/>
              </w:rPr>
              <w:instrText xml:space="preserve"> CITATION Rhe16 \l 3082 </w:instrText>
            </w:r>
          </w:ins>
          <w:r>
            <w:rPr>
              <w:lang w:val="en-GB"/>
            </w:rPr>
            <w:fldChar w:fldCharType="separate"/>
          </w:r>
          <w:r w:rsidR="009925F9">
            <w:rPr>
              <w:noProof/>
              <w:lang w:val="es-ES"/>
            </w:rPr>
            <w:t>(Rhee &amp; Zulkernine, 2016)</w:t>
          </w:r>
          <w:ins w:id="258" w:author="C Gallardo" w:date="2021-10-14T09:04:00Z">
            <w:r>
              <w:rPr>
                <w:lang w:val="en-GB"/>
              </w:rPr>
              <w:fldChar w:fldCharType="end"/>
            </w:r>
          </w:ins>
          <w:customXmlInsRangeStart w:id="259" w:author="C Gallardo" w:date="2021-10-14T09:04:00Z"/>
        </w:sdtContent>
      </w:sdt>
      <w:customXmlInsRangeEnd w:id="259"/>
      <w:ins w:id="260" w:author="C Gallardo" w:date="2021-10-14T09:10:00Z">
        <w:r w:rsidR="00664E60">
          <w:rPr>
            <w:lang w:val="en-GB"/>
          </w:rPr>
          <w:t xml:space="preserve">. This same principle can be applied to video games. </w:t>
        </w:r>
      </w:ins>
      <w:ins w:id="261" w:author="C Gallardo" w:date="2021-10-14T09:11:00Z">
        <w:r w:rsidR="00664E60">
          <w:rPr>
            <w:lang w:val="en-GB"/>
          </w:rPr>
          <w:t xml:space="preserve">We present here </w:t>
        </w:r>
      </w:ins>
      <w:ins w:id="262" w:author="C Gallardo" w:date="2021-10-14T09:12:00Z">
        <w:r w:rsidR="00664E60">
          <w:rPr>
            <w:lang w:val="en-GB"/>
          </w:rPr>
          <w:t xml:space="preserve">two free tools to scrape tweets: </w:t>
        </w:r>
      </w:ins>
    </w:p>
    <w:p w14:paraId="66A8F051" w14:textId="7286A642" w:rsidR="00664E60" w:rsidRDefault="00664E60" w:rsidP="00664E60">
      <w:pPr>
        <w:pStyle w:val="ListParagraph"/>
        <w:numPr>
          <w:ilvl w:val="0"/>
          <w:numId w:val="4"/>
        </w:numPr>
        <w:rPr>
          <w:ins w:id="263" w:author="C Gallardo" w:date="2021-10-14T09:16:00Z"/>
          <w:lang w:val="en-GB"/>
        </w:rPr>
      </w:pPr>
      <w:proofErr w:type="spellStart"/>
      <w:ins w:id="264" w:author="C Gallardo" w:date="2021-10-14T09:13:00Z">
        <w:r>
          <w:rPr>
            <w:lang w:val="en-GB"/>
          </w:rPr>
          <w:t>snscrape</w:t>
        </w:r>
      </w:ins>
      <w:proofErr w:type="spellEnd"/>
      <w:ins w:id="265" w:author="C Gallardo" w:date="2021-10-14T09:12:00Z">
        <w:r>
          <w:rPr>
            <w:lang w:val="en-GB"/>
          </w:rPr>
          <w:t xml:space="preserve">: </w:t>
        </w:r>
      </w:ins>
      <w:ins w:id="266" w:author="C Gallardo" w:date="2021-10-14T09:14:00Z">
        <w:r>
          <w:rPr>
            <w:lang w:val="en-GB"/>
          </w:rPr>
          <w:t>it i</w:t>
        </w:r>
        <w:r w:rsidRPr="00664E60">
          <w:rPr>
            <w:lang w:val="en-GB"/>
          </w:rPr>
          <w:t xml:space="preserve">s a scraper for social networking services </w:t>
        </w:r>
        <w:r>
          <w:rPr>
            <w:lang w:val="en-GB"/>
          </w:rPr>
          <w:t xml:space="preserve">like Tweeter, Facebook, Reddit. </w:t>
        </w:r>
        <w:r w:rsidRPr="00664E60">
          <w:rPr>
            <w:lang w:val="en-GB"/>
          </w:rPr>
          <w:t>It scrapes user profiles, hashtags, or searches and returns the discovered items</w:t>
        </w:r>
      </w:ins>
      <w:ins w:id="267" w:author="C Gallardo" w:date="2021-10-14T09:16:00Z">
        <w:r>
          <w:rPr>
            <w:lang w:val="en-GB"/>
          </w:rPr>
          <w:t>.</w:t>
        </w:r>
      </w:ins>
      <w:ins w:id="268" w:author="C Gallardo" w:date="2021-10-14T09:17:00Z">
        <w:r>
          <w:rPr>
            <w:lang w:val="en-GB"/>
          </w:rPr>
          <w:t xml:space="preserve"> </w:t>
        </w:r>
      </w:ins>
      <w:ins w:id="269" w:author="C Gallardo" w:date="2021-10-14T09:18:00Z">
        <w:r>
          <w:rPr>
            <w:lang w:val="en-GB"/>
          </w:rPr>
          <w:t xml:space="preserve">In </w:t>
        </w:r>
        <w:r>
          <w:rPr>
            <w:lang w:val="en-GB"/>
          </w:rPr>
          <w:fldChar w:fldCharType="begin"/>
        </w:r>
        <w:r>
          <w:rPr>
            <w:lang w:val="en-GB"/>
          </w:rPr>
          <w:instrText xml:space="preserve"> REF _Ref85095513 \r \h </w:instrText>
        </w:r>
      </w:ins>
      <w:r>
        <w:rPr>
          <w:lang w:val="en-GB"/>
        </w:rPr>
      </w:r>
      <w:r>
        <w:rPr>
          <w:lang w:val="en-GB"/>
        </w:rPr>
        <w:fldChar w:fldCharType="separate"/>
      </w:r>
      <w:r w:rsidR="001E2F50">
        <w:rPr>
          <w:lang w:val="en-GB"/>
        </w:rPr>
        <w:t>0</w:t>
      </w:r>
      <w:ins w:id="270" w:author="C Gallardo" w:date="2021-10-14T09:18:00Z">
        <w:r>
          <w:rPr>
            <w:lang w:val="en-GB"/>
          </w:rPr>
          <w:fldChar w:fldCharType="end"/>
        </w:r>
        <w:r>
          <w:rPr>
            <w:lang w:val="en-GB"/>
          </w:rPr>
          <w:t xml:space="preserve"> we have tried an example with videogame “</w:t>
        </w:r>
        <w:r w:rsidRPr="00664E60">
          <w:rPr>
            <w:lang w:val="en-GB"/>
          </w:rPr>
          <w:t>Red Dead Redemption 2</w:t>
        </w:r>
      </w:ins>
      <w:ins w:id="271" w:author="C Gallardo" w:date="2021-10-14T09:19:00Z">
        <w:r>
          <w:rPr>
            <w:lang w:val="en-GB"/>
          </w:rPr>
          <w:t xml:space="preserve">”, tweets </w:t>
        </w:r>
      </w:ins>
      <w:ins w:id="272" w:author="C Gallardo" w:date="2021-10-14T09:20:00Z">
        <w:r w:rsidR="00AC5D1C">
          <w:rPr>
            <w:lang w:val="en-GB"/>
          </w:rPr>
          <w:t>48 hours before release. We collect 6132 tweets.</w:t>
        </w:r>
      </w:ins>
    </w:p>
    <w:p w14:paraId="5D7C66D1" w14:textId="1CEA8019" w:rsidR="00664E60" w:rsidRDefault="00AC5D1C" w:rsidP="00664E60">
      <w:pPr>
        <w:pStyle w:val="ListParagraph"/>
        <w:numPr>
          <w:ilvl w:val="0"/>
          <w:numId w:val="4"/>
        </w:numPr>
        <w:rPr>
          <w:ins w:id="273" w:author="C Gallardo" w:date="2021-10-14T09:30:00Z"/>
          <w:lang w:val="en-GB"/>
        </w:rPr>
      </w:pPr>
      <w:proofErr w:type="spellStart"/>
      <w:ins w:id="274" w:author="C Gallardo" w:date="2021-10-14T09:25:00Z">
        <w:r>
          <w:rPr>
            <w:lang w:val="en-GB"/>
          </w:rPr>
          <w:t>twint</w:t>
        </w:r>
        <w:proofErr w:type="spellEnd"/>
        <w:r>
          <w:rPr>
            <w:lang w:val="en-GB"/>
          </w:rPr>
          <w:t xml:space="preserve">: </w:t>
        </w:r>
        <w:r w:rsidRPr="00AC5D1C">
          <w:rPr>
            <w:lang w:val="en-GB"/>
          </w:rPr>
          <w:t>is an advanced Twitter scraping tool written in Python that allows for scraping Tweets from Twitter profiles without using Twitter's API.</w:t>
        </w:r>
      </w:ins>
      <w:ins w:id="275" w:author="C Gallardo" w:date="2021-10-14T09:26:00Z">
        <w:r>
          <w:rPr>
            <w:lang w:val="en-GB"/>
          </w:rPr>
          <w:t xml:space="preserve"> We have tried the same search as above and obtain 60 tweets. A second search yields 100 twe</w:t>
        </w:r>
      </w:ins>
      <w:ins w:id="276" w:author="C Gallardo" w:date="2021-10-14T09:27:00Z">
        <w:r>
          <w:rPr>
            <w:lang w:val="en-GB"/>
          </w:rPr>
          <w:t>ets</w:t>
        </w:r>
      </w:ins>
      <w:ins w:id="277" w:author="C Gallardo" w:date="2021-10-14T09:29:00Z">
        <w:r w:rsidR="00346713">
          <w:rPr>
            <w:lang w:val="en-GB"/>
          </w:rPr>
          <w:t>. We reach the conclusion that this</w:t>
        </w:r>
      </w:ins>
      <w:ins w:id="278" w:author="C Gallardo" w:date="2021-10-14T09:30:00Z">
        <w:r w:rsidR="00346713">
          <w:rPr>
            <w:lang w:val="en-GB"/>
          </w:rPr>
          <w:t xml:space="preserve"> tool is not reliable.</w:t>
        </w:r>
      </w:ins>
    </w:p>
    <w:p w14:paraId="6B40FC39" w14:textId="461FA63A" w:rsidR="00346713" w:rsidRPr="004F1D90" w:rsidRDefault="00346713">
      <w:pPr>
        <w:pStyle w:val="Heading3"/>
        <w:numPr>
          <w:ilvl w:val="2"/>
          <w:numId w:val="2"/>
        </w:numPr>
        <w:ind w:left="1701"/>
        <w:rPr>
          <w:ins w:id="279" w:author="C Gallardo" w:date="2021-10-14T09:03:00Z"/>
        </w:rPr>
        <w:pPrChange w:id="280" w:author="C Gallardo" w:date="2021-10-14T09:30:00Z">
          <w:pPr>
            <w:pStyle w:val="ListParagraph"/>
            <w:ind w:left="1068"/>
          </w:pPr>
        </w:pPrChange>
      </w:pPr>
      <w:bookmarkStart w:id="281" w:name="_Toc85099531"/>
      <w:ins w:id="282" w:author="C Gallardo" w:date="2021-10-14T09:30:00Z">
        <w:r>
          <w:t>Other options for further study</w:t>
        </w:r>
      </w:ins>
      <w:bookmarkEnd w:id="281"/>
    </w:p>
    <w:p w14:paraId="1C938DAC" w14:textId="698D43D5" w:rsidR="00D836BD" w:rsidDel="00346713" w:rsidRDefault="00A85131">
      <w:pPr>
        <w:pStyle w:val="ListParagraph"/>
        <w:numPr>
          <w:ilvl w:val="0"/>
          <w:numId w:val="4"/>
        </w:numPr>
        <w:rPr>
          <w:del w:id="283" w:author="C Gallardo" w:date="2021-10-14T09:30:00Z"/>
          <w:lang w:val="en-GB"/>
        </w:rPr>
        <w:pPrChange w:id="284" w:author="C Gallardo" w:date="2021-10-14T09:30:00Z">
          <w:pPr>
            <w:pStyle w:val="ListParagraph"/>
            <w:ind w:left="1068"/>
          </w:pPr>
        </w:pPrChange>
      </w:pPr>
      <w:del w:id="285" w:author="C Gallardo" w:date="2021-10-14T09:30:00Z">
        <w:r w:rsidDel="00346713">
          <w:rPr>
            <w:lang w:val="en-GB"/>
          </w:rPr>
          <w:delText>We think that social data like the number of tweets generated by each title one week before release can contribute to better predictions.</w:delText>
        </w:r>
      </w:del>
    </w:p>
    <w:p w14:paraId="63AEC5D7" w14:textId="733E2FA3" w:rsidR="00D836BD" w:rsidRDefault="00A85131">
      <w:pPr>
        <w:pStyle w:val="ListParagraph"/>
        <w:numPr>
          <w:ilvl w:val="0"/>
          <w:numId w:val="4"/>
        </w:numPr>
        <w:rPr>
          <w:lang w:val="en-GB"/>
        </w:rPr>
        <w:pPrChange w:id="286" w:author="C Gallardo" w:date="2021-10-14T09:30:00Z">
          <w:pPr>
            <w:pStyle w:val="ListParagraph"/>
            <w:ind w:left="1068"/>
          </w:pPr>
        </w:pPrChange>
      </w:pPr>
      <w:r>
        <w:rPr>
          <w:lang w:val="en-GB"/>
        </w:rPr>
        <w:t>Reduce overfitting by dropping features in the neural network.</w:t>
      </w:r>
    </w:p>
    <w:p w14:paraId="42E8B873" w14:textId="52B6907D" w:rsidR="00D836BD" w:rsidRDefault="00A85131">
      <w:pPr>
        <w:pStyle w:val="ListParagraph"/>
        <w:numPr>
          <w:ilvl w:val="0"/>
          <w:numId w:val="4"/>
        </w:numPr>
        <w:rPr>
          <w:lang w:val="en-GB"/>
        </w:rPr>
        <w:pPrChange w:id="287" w:author="C Gallardo" w:date="2021-10-14T09:30:00Z">
          <w:pPr>
            <w:pStyle w:val="ListParagraph"/>
            <w:ind w:left="1068"/>
          </w:pPr>
        </w:pPrChange>
      </w:pPr>
      <w:r>
        <w:rPr>
          <w:lang w:val="en-GB"/>
        </w:rPr>
        <w:t>Use the name’s title as a feature (</w:t>
      </w:r>
      <w:proofErr w:type="gramStart"/>
      <w:r>
        <w:rPr>
          <w:lang w:val="en-GB"/>
        </w:rPr>
        <w:t>e.g.</w:t>
      </w:r>
      <w:proofErr w:type="gramEnd"/>
      <w:r>
        <w:rPr>
          <w:lang w:val="en-GB"/>
        </w:rPr>
        <w:t xml:space="preserve"> games with the name of Mario or FIFA traditionally sell well).</w:t>
      </w:r>
    </w:p>
    <w:p w14:paraId="74F8EA77" w14:textId="77777777" w:rsidR="00D836BD" w:rsidRDefault="00A85131">
      <w:pPr>
        <w:rPr>
          <w:rFonts w:eastAsia="Microsoft YaHei"/>
          <w:b/>
          <w:bCs/>
          <w:sz w:val="28"/>
          <w:szCs w:val="28"/>
          <w:lang w:val="en-GB"/>
        </w:rPr>
      </w:pPr>
      <w:r>
        <w:br w:type="page"/>
      </w:r>
    </w:p>
    <w:p w14:paraId="0C47DD81" w14:textId="77777777" w:rsidR="00D836BD" w:rsidRDefault="00A85131">
      <w:pPr>
        <w:pStyle w:val="Heading1"/>
        <w:numPr>
          <w:ilvl w:val="0"/>
          <w:numId w:val="2"/>
        </w:numPr>
        <w:ind w:left="284"/>
      </w:pPr>
      <w:bookmarkStart w:id="288" w:name="_Toc85099532"/>
      <w:r>
        <w:lastRenderedPageBreak/>
        <w:t>Annexes</w:t>
      </w:r>
      <w:bookmarkEnd w:id="288"/>
    </w:p>
    <w:p w14:paraId="3C096485" w14:textId="77777777" w:rsidR="00D836BD" w:rsidRDefault="00D836BD">
      <w:pPr>
        <w:pStyle w:val="Heading2"/>
        <w:numPr>
          <w:ilvl w:val="0"/>
          <w:numId w:val="0"/>
        </w:numPr>
        <w:ind w:left="1068"/>
      </w:pPr>
    </w:p>
    <w:p w14:paraId="4F62272B" w14:textId="77777777" w:rsidR="00D836BD" w:rsidRDefault="00A85131">
      <w:pPr>
        <w:pStyle w:val="Heading2"/>
        <w:numPr>
          <w:ilvl w:val="1"/>
          <w:numId w:val="2"/>
        </w:numPr>
      </w:pPr>
      <w:bookmarkStart w:id="289" w:name="_Ref83070677"/>
      <w:bookmarkStart w:id="290" w:name="_Ref83070287"/>
      <w:bookmarkStart w:id="291" w:name="_Toc85099533"/>
      <w:proofErr w:type="spellStart"/>
      <w:r>
        <w:t>VG_Project.ipynb</w:t>
      </w:r>
      <w:bookmarkEnd w:id="289"/>
      <w:bookmarkEnd w:id="290"/>
      <w:bookmarkEnd w:id="291"/>
      <w:proofErr w:type="spellEnd"/>
    </w:p>
    <w:p w14:paraId="03858932" w14:textId="77777777" w:rsidR="00D836BD" w:rsidRDefault="00D836BD">
      <w:pPr>
        <w:rPr>
          <w:lang w:val="en-GB"/>
        </w:rPr>
      </w:pPr>
    </w:p>
    <w:p w14:paraId="34ECFE35" w14:textId="221A5B2A" w:rsidR="00D836BD" w:rsidRDefault="00A85131">
      <w:pPr>
        <w:rPr>
          <w:lang w:val="en-GB"/>
        </w:rPr>
      </w:pPr>
      <w:r>
        <w:rPr>
          <w:lang w:val="en-GB"/>
        </w:rPr>
        <w:tab/>
      </w:r>
      <w:r w:rsidR="00EA52AC">
        <w:object w:dxaOrig="1520" w:dyaOrig="987" w14:anchorId="150E2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21" o:title=""/>
          </v:shape>
          <o:OLEObject Type="Embed" ProgID="Package" ShapeID="_x0000_i1025" DrawAspect="Icon" ObjectID="_1695717515" r:id="rId22"/>
        </w:object>
      </w:r>
      <w:r w:rsidR="00EA52AC">
        <w:tab/>
      </w:r>
      <w:r w:rsidR="00EA52AC">
        <w:object w:dxaOrig="1520" w:dyaOrig="987" w14:anchorId="7D96539B">
          <v:shape id="ole_rId16" o:spid="_x0000_i1026" style="width:75.75pt;height:49.55pt" coordsize="" o:spt="100" adj="0,,0" path="" stroked="f">
            <v:stroke joinstyle="miter"/>
            <v:imagedata r:id="rId23" o:title=""/>
            <v:formulas/>
            <v:path o:connecttype="segments"/>
          </v:shape>
          <o:OLEObject Type="Embed" ProgID="Excel.SheetMacroEnabled.12" ShapeID="ole_rId16" DrawAspect="Icon" ObjectID="_1695717516" r:id="rId24"/>
        </w:object>
      </w:r>
    </w:p>
    <w:p w14:paraId="26769A35" w14:textId="77777777" w:rsidR="00346713" w:rsidRDefault="00346713">
      <w:pPr>
        <w:rPr>
          <w:ins w:id="292" w:author="C Gallardo" w:date="2021-10-14T09:32:00Z"/>
          <w:b/>
          <w:bCs/>
          <w:lang w:val="en-GB"/>
        </w:rPr>
      </w:pPr>
      <w:bookmarkStart w:id="293" w:name="_Ref85007962"/>
      <w:ins w:id="294" w:author="C Gallardo" w:date="2021-10-14T09:32:00Z">
        <w:r>
          <w:br w:type="page"/>
        </w:r>
      </w:ins>
    </w:p>
    <w:p w14:paraId="02E11631" w14:textId="0FBB7B51" w:rsidR="00D836BD" w:rsidRDefault="00A85131">
      <w:pPr>
        <w:pStyle w:val="Heading2"/>
        <w:numPr>
          <w:ilvl w:val="1"/>
          <w:numId w:val="2"/>
        </w:numPr>
      </w:pPr>
      <w:bookmarkStart w:id="295" w:name="_Toc85099534"/>
      <w:r>
        <w:lastRenderedPageBreak/>
        <w:t xml:space="preserve">Web </w:t>
      </w:r>
      <w:proofErr w:type="spellStart"/>
      <w:proofErr w:type="gramStart"/>
      <w:r>
        <w:t>scraping.ipynb</w:t>
      </w:r>
      <w:bookmarkEnd w:id="293"/>
      <w:bookmarkEnd w:id="295"/>
      <w:proofErr w:type="spellEnd"/>
      <w:proofErr w:type="gramEnd"/>
    </w:p>
    <w:p w14:paraId="101D0E9A" w14:textId="77777777" w:rsidR="00D836BD" w:rsidRDefault="00D836BD">
      <w:pPr>
        <w:rPr>
          <w:lang w:val="en-GB"/>
        </w:rPr>
      </w:pPr>
    </w:p>
    <w:p w14:paraId="45C5D149" w14:textId="77777777" w:rsidR="00D836BD" w:rsidRDefault="00A85131">
      <w:pPr>
        <w:rPr>
          <w:lang w:val="en-GB"/>
        </w:rPr>
      </w:pPr>
      <w:r>
        <w:object w:dxaOrig="1520" w:dyaOrig="987" w14:anchorId="1BBCFCA5">
          <v:shape id="ole_rId18" o:spid="_x0000_i1027" style="width:75.75pt;height:49.5pt" coordsize="" o:spt="100" adj="0,,0" path="" stroked="f">
            <v:stroke joinstyle="miter"/>
            <v:imagedata r:id="rId25" o:title=""/>
            <v:formulas/>
            <v:path o:connecttype="segments"/>
          </v:shape>
          <o:OLEObject Type="Embed" ProgID="Package" ShapeID="ole_rId18" DrawAspect="Icon" ObjectID="_1695717517" r:id="rId26"/>
        </w:object>
      </w:r>
      <w:r>
        <w:rPr>
          <w:lang w:val="en-GB"/>
        </w:rPr>
        <w:tab/>
      </w:r>
      <w:r>
        <w:object w:dxaOrig="1520" w:dyaOrig="987" w14:anchorId="3C34FB84">
          <v:shape id="ole_rId20" o:spid="_x0000_i1028" style="width:75.75pt;height:49.5pt" coordsize="" o:spt="100" adj="0,,0" path="" stroked="f">
            <v:stroke joinstyle="miter"/>
            <v:imagedata r:id="rId27" o:title=""/>
            <v:formulas/>
            <v:path o:connecttype="segments"/>
          </v:shape>
          <o:OLEObject Type="Embed" ProgID="Excel.SheetMacroEnabled.12" ShapeID="ole_rId20" DrawAspect="Icon" ObjectID="_1695717518" r:id="rId28"/>
        </w:object>
      </w:r>
    </w:p>
    <w:p w14:paraId="50FAB5DC" w14:textId="77777777" w:rsidR="00D836BD" w:rsidRDefault="00D836BD">
      <w:pPr>
        <w:rPr>
          <w:lang w:val="en-GB"/>
        </w:rPr>
      </w:pPr>
    </w:p>
    <w:p w14:paraId="4520A089" w14:textId="77777777" w:rsidR="00346713" w:rsidRDefault="00346713">
      <w:pPr>
        <w:rPr>
          <w:ins w:id="296" w:author="C Gallardo" w:date="2021-10-14T09:32:00Z"/>
          <w:b/>
          <w:bCs/>
          <w:lang w:val="en-GB"/>
        </w:rPr>
      </w:pPr>
      <w:bookmarkStart w:id="297" w:name="_Ref83116402"/>
      <w:bookmarkStart w:id="298" w:name="_Ref83114498"/>
      <w:bookmarkStart w:id="299" w:name="_Ref83109372"/>
      <w:bookmarkStart w:id="300" w:name="_Ref83109249"/>
      <w:ins w:id="301" w:author="C Gallardo" w:date="2021-10-14T09:32:00Z">
        <w:r>
          <w:br w:type="page"/>
        </w:r>
      </w:ins>
    </w:p>
    <w:p w14:paraId="3D1F98AE" w14:textId="7BD568C1" w:rsidR="00D836BD" w:rsidRDefault="00A85131">
      <w:pPr>
        <w:pStyle w:val="Heading2"/>
        <w:numPr>
          <w:ilvl w:val="1"/>
          <w:numId w:val="2"/>
        </w:numPr>
      </w:pPr>
      <w:bookmarkStart w:id="302" w:name="_Toc85099535"/>
      <w:r>
        <w:lastRenderedPageBreak/>
        <w:t xml:space="preserve">Merging of </w:t>
      </w:r>
      <w:proofErr w:type="spellStart"/>
      <w:r>
        <w:t>vgsales</w:t>
      </w:r>
      <w:proofErr w:type="spellEnd"/>
      <w:r>
        <w:t xml:space="preserve"> and </w:t>
      </w:r>
      <w:proofErr w:type="spellStart"/>
      <w:r>
        <w:t>Meta_vg</w:t>
      </w:r>
      <w:proofErr w:type="spellEnd"/>
      <w:r>
        <w:t xml:space="preserve"> databases – Project_VG_</w:t>
      </w:r>
      <w:proofErr w:type="gramStart"/>
      <w:r>
        <w:t>1.ipynb</w:t>
      </w:r>
      <w:bookmarkEnd w:id="297"/>
      <w:bookmarkEnd w:id="298"/>
      <w:bookmarkEnd w:id="299"/>
      <w:bookmarkEnd w:id="300"/>
      <w:bookmarkEnd w:id="302"/>
      <w:proofErr w:type="gramEnd"/>
    </w:p>
    <w:p w14:paraId="00312A4D" w14:textId="77777777" w:rsidR="00D836BD" w:rsidRDefault="00D836BD">
      <w:pPr>
        <w:rPr>
          <w:lang w:val="en-GB"/>
        </w:rPr>
      </w:pPr>
    </w:p>
    <w:p w14:paraId="79306C57" w14:textId="089E2CDF" w:rsidR="00D836BD" w:rsidRDefault="00A85131">
      <w:pPr>
        <w:rPr>
          <w:lang w:val="en-GB"/>
        </w:rPr>
      </w:pPr>
      <w:r>
        <w:rPr>
          <w:lang w:val="en-GB"/>
        </w:rPr>
        <w:tab/>
      </w:r>
      <w:r w:rsidR="00D101F3">
        <w:rPr>
          <w:lang w:val="en-GB"/>
        </w:rPr>
        <w:object w:dxaOrig="1520" w:dyaOrig="987" w14:anchorId="25249CC0">
          <v:shape id="_x0000_i1029" type="#_x0000_t75" style="width:75.75pt;height:49.5pt" o:ole="">
            <v:imagedata r:id="rId29" o:title=""/>
          </v:shape>
          <o:OLEObject Type="Embed" ProgID="Package" ShapeID="_x0000_i1029" DrawAspect="Icon" ObjectID="_1695717519" r:id="rId30"/>
        </w:object>
      </w:r>
      <w:r w:rsidR="00D101F3">
        <w:rPr>
          <w:lang w:val="en-GB"/>
        </w:rPr>
        <w:tab/>
      </w:r>
      <w:r>
        <w:object w:dxaOrig="1520" w:dyaOrig="987" w14:anchorId="7518F5D2">
          <v:shape id="ole_rId24" o:spid="_x0000_i1030" style="width:75.75pt;height:49.5pt" coordsize="" o:spt="100" adj="0,,0" path="" stroked="f">
            <v:stroke joinstyle="miter"/>
            <v:imagedata r:id="rId31" o:title=""/>
            <v:formulas/>
            <v:path o:connecttype="segments"/>
          </v:shape>
          <o:OLEObject Type="Embed" ProgID="Excel.SheetMacroEnabled.12" ShapeID="ole_rId24" DrawAspect="Icon" ObjectID="_1695717520" r:id="rId32"/>
        </w:object>
      </w:r>
    </w:p>
    <w:p w14:paraId="51B9316E" w14:textId="77777777" w:rsidR="00D836BD" w:rsidRDefault="00D836BD">
      <w:pPr>
        <w:rPr>
          <w:lang w:val="en-GB"/>
        </w:rPr>
      </w:pPr>
    </w:p>
    <w:p w14:paraId="4677C535" w14:textId="77777777" w:rsidR="00346713" w:rsidRDefault="00346713">
      <w:pPr>
        <w:rPr>
          <w:ins w:id="303" w:author="C Gallardo" w:date="2021-10-14T09:32:00Z"/>
          <w:b/>
          <w:bCs/>
          <w:lang w:val="en-GB"/>
        </w:rPr>
      </w:pPr>
      <w:bookmarkStart w:id="304" w:name="_Ref85008501"/>
      <w:ins w:id="305" w:author="C Gallardo" w:date="2021-10-14T09:32:00Z">
        <w:r>
          <w:br w:type="page"/>
        </w:r>
      </w:ins>
    </w:p>
    <w:p w14:paraId="48AA1982" w14:textId="61AD0A7A" w:rsidR="00D836BD" w:rsidRDefault="00A85131">
      <w:pPr>
        <w:pStyle w:val="Heading2"/>
        <w:numPr>
          <w:ilvl w:val="1"/>
          <w:numId w:val="2"/>
        </w:numPr>
      </w:pPr>
      <w:bookmarkStart w:id="306" w:name="_Toc85099536"/>
      <w:proofErr w:type="spellStart"/>
      <w:r>
        <w:lastRenderedPageBreak/>
        <w:t>PYGSL.ipynb</w:t>
      </w:r>
      <w:bookmarkEnd w:id="304"/>
      <w:bookmarkEnd w:id="306"/>
      <w:proofErr w:type="spellEnd"/>
    </w:p>
    <w:p w14:paraId="40A1742E" w14:textId="77777777" w:rsidR="00D836BD" w:rsidRDefault="00D836BD">
      <w:pPr>
        <w:rPr>
          <w:lang w:val="en-GB"/>
        </w:rPr>
      </w:pPr>
    </w:p>
    <w:p w14:paraId="0CF2EE64" w14:textId="1DFE5BCA" w:rsidR="00D836BD" w:rsidRDefault="00D101F3">
      <w:pPr>
        <w:rPr>
          <w:lang w:val="en-GB"/>
        </w:rPr>
      </w:pPr>
      <w:r>
        <w:rPr>
          <w:lang w:val="en-GB"/>
        </w:rPr>
        <w:object w:dxaOrig="1520" w:dyaOrig="987" w14:anchorId="37785269">
          <v:shape id="_x0000_i1031" type="#_x0000_t75" style="width:75.75pt;height:49.5pt" o:ole="">
            <v:imagedata r:id="rId33" o:title=""/>
          </v:shape>
          <o:OLEObject Type="Embed" ProgID="Package" ShapeID="_x0000_i1031" DrawAspect="Icon" ObjectID="_1695717521" r:id="rId34"/>
        </w:object>
      </w:r>
      <w:r w:rsidR="00A85131">
        <w:rPr>
          <w:lang w:val="en-GB"/>
        </w:rPr>
        <w:tab/>
      </w:r>
      <w:r w:rsidR="00A85131">
        <w:object w:dxaOrig="1520" w:dyaOrig="987" w14:anchorId="3C658A63">
          <v:shape id="ole_rId28" o:spid="_x0000_i1032" style="width:75.75pt;height:49.5pt" coordsize="" o:spt="100" adj="0,,0" path="" stroked="f">
            <v:stroke joinstyle="miter"/>
            <v:imagedata r:id="rId35" o:title=""/>
            <v:formulas/>
            <v:path o:connecttype="segments"/>
          </v:shape>
          <o:OLEObject Type="Embed" ProgID="Excel.SheetMacroEnabled.12" ShapeID="ole_rId28" DrawAspect="Icon" ObjectID="_1695717522" r:id="rId36"/>
        </w:object>
      </w:r>
    </w:p>
    <w:p w14:paraId="5EB03876" w14:textId="77777777" w:rsidR="00D836BD" w:rsidRDefault="00D836BD">
      <w:pPr>
        <w:rPr>
          <w:lang w:val="en-GB"/>
        </w:rPr>
      </w:pPr>
    </w:p>
    <w:p w14:paraId="5EB505D1" w14:textId="77777777" w:rsidR="00346713" w:rsidRDefault="00346713">
      <w:pPr>
        <w:rPr>
          <w:ins w:id="307" w:author="C Gallardo" w:date="2021-10-14T09:32:00Z"/>
          <w:b/>
          <w:bCs/>
          <w:lang w:val="en-GB"/>
        </w:rPr>
      </w:pPr>
      <w:bookmarkStart w:id="308" w:name="_Ref85008583"/>
      <w:ins w:id="309" w:author="C Gallardo" w:date="2021-10-14T09:32:00Z">
        <w:r>
          <w:br w:type="page"/>
        </w:r>
      </w:ins>
    </w:p>
    <w:p w14:paraId="4DAD506B" w14:textId="679FB225" w:rsidR="00D836BD" w:rsidRDefault="00A85131">
      <w:pPr>
        <w:pStyle w:val="Heading2"/>
        <w:numPr>
          <w:ilvl w:val="1"/>
          <w:numId w:val="2"/>
        </w:numPr>
      </w:pPr>
      <w:bookmarkStart w:id="310" w:name="_Toc85099537"/>
      <w:bookmarkEnd w:id="308"/>
      <w:proofErr w:type="spellStart"/>
      <w:r>
        <w:lastRenderedPageBreak/>
        <w:t>PYGALSAL_CNN</w:t>
      </w:r>
      <w:del w:id="311" w:author="C Gallardo" w:date="2021-10-14T09:00:00Z">
        <w:r w:rsidDel="00061DA1">
          <w:delText xml:space="preserve">. </w:delText>
        </w:r>
      </w:del>
      <w:r>
        <w:t>.ipynb</w:t>
      </w:r>
      <w:bookmarkEnd w:id="310"/>
      <w:proofErr w:type="spellEnd"/>
    </w:p>
    <w:p w14:paraId="0CF2FFD3" w14:textId="77777777" w:rsidR="00D836BD" w:rsidRDefault="00D836BD">
      <w:pPr>
        <w:rPr>
          <w:lang w:val="en-GB"/>
        </w:rPr>
      </w:pPr>
    </w:p>
    <w:p w14:paraId="614D0B28" w14:textId="364BA8AE" w:rsidR="00D836BD" w:rsidRDefault="00A85131">
      <w:pPr>
        <w:rPr>
          <w:ins w:id="312" w:author="C Gallardo" w:date="2021-10-14T08:59:00Z"/>
        </w:rPr>
      </w:pPr>
      <w:r>
        <w:object w:dxaOrig="1520" w:dyaOrig="987" w14:anchorId="66825804">
          <v:shape id="ole_rId32" o:spid="_x0000_i1033" style="width:75.75pt;height:49.5pt" coordsize="" o:spt="100" adj="0,,0" path="" stroked="f">
            <v:stroke joinstyle="miter"/>
            <v:imagedata r:id="rId37" o:title=""/>
            <v:formulas/>
            <v:path o:connecttype="segments"/>
          </v:shape>
          <o:OLEObject Type="Embed" ProgID="Package" ShapeID="ole_rId32" DrawAspect="Icon" ObjectID="_1695717523" r:id="rId38"/>
        </w:object>
      </w:r>
      <w:r>
        <w:rPr>
          <w:lang w:val="en-GB"/>
        </w:rPr>
        <w:tab/>
      </w:r>
      <w:r>
        <w:object w:dxaOrig="1520" w:dyaOrig="987" w14:anchorId="31779208">
          <v:shape id="ole_rId34" o:spid="_x0000_i1034" style="width:75.75pt;height:49.5pt" coordsize="" o:spt="100" adj="0,,0" path="" stroked="f">
            <v:stroke joinstyle="miter"/>
            <v:imagedata r:id="rId39" o:title=""/>
            <v:formulas/>
            <v:path o:connecttype="segments"/>
          </v:shape>
          <o:OLEObject Type="Embed" ProgID="Excel.SheetMacroEnabled.12" ShapeID="ole_rId34" DrawAspect="Icon" ObjectID="_1695717524" r:id="rId40"/>
        </w:object>
      </w:r>
    </w:p>
    <w:p w14:paraId="0F92E6E4" w14:textId="11B07DD7" w:rsidR="00061DA1" w:rsidRDefault="00061DA1">
      <w:pPr>
        <w:rPr>
          <w:ins w:id="313" w:author="C Gallardo" w:date="2021-10-14T08:59:00Z"/>
        </w:rPr>
      </w:pPr>
    </w:p>
    <w:p w14:paraId="4687ED19" w14:textId="77777777" w:rsidR="00346713" w:rsidRDefault="00346713">
      <w:pPr>
        <w:rPr>
          <w:ins w:id="314" w:author="C Gallardo" w:date="2021-10-14T09:32:00Z"/>
          <w:b/>
          <w:bCs/>
          <w:lang w:val="en-GB"/>
        </w:rPr>
      </w:pPr>
      <w:bookmarkStart w:id="315" w:name="_Ref85095513"/>
      <w:ins w:id="316" w:author="C Gallardo" w:date="2021-10-14T09:32:00Z">
        <w:r>
          <w:br w:type="page"/>
        </w:r>
      </w:ins>
    </w:p>
    <w:p w14:paraId="19DDF689" w14:textId="2A43F990" w:rsidR="00061DA1" w:rsidRDefault="00061DA1">
      <w:pPr>
        <w:pStyle w:val="Heading2"/>
        <w:numPr>
          <w:ilvl w:val="1"/>
          <w:numId w:val="2"/>
        </w:numPr>
        <w:rPr>
          <w:ins w:id="317" w:author="C Gallardo" w:date="2021-10-14T08:59:00Z"/>
        </w:rPr>
        <w:pPrChange w:id="318" w:author="C Gallardo" w:date="2021-10-14T08:59:00Z">
          <w:pPr>
            <w:pStyle w:val="Heading2"/>
            <w:numPr>
              <w:numId w:val="6"/>
            </w:numPr>
          </w:pPr>
        </w:pPrChange>
      </w:pPr>
      <w:bookmarkStart w:id="319" w:name="_Toc85099538"/>
      <w:ins w:id="320" w:author="C Gallardo" w:date="2021-10-14T08:59:00Z">
        <w:r>
          <w:lastRenderedPageBreak/>
          <w:t>A</w:t>
        </w:r>
      </w:ins>
      <w:r w:rsidR="004F1D90">
        <w:t>6</w:t>
      </w:r>
      <w:ins w:id="321" w:author="C Gallardo" w:date="2021-10-14T08:59:00Z">
        <w:r>
          <w:t>_Twitter.ipynb</w:t>
        </w:r>
        <w:bookmarkEnd w:id="315"/>
        <w:bookmarkEnd w:id="319"/>
      </w:ins>
    </w:p>
    <w:p w14:paraId="3AD85FBF" w14:textId="5769CEAB" w:rsidR="00061DA1" w:rsidRDefault="004F1D90">
      <w:pPr>
        <w:rPr>
          <w:lang w:val="en-GB"/>
        </w:rPr>
      </w:pPr>
      <w:r>
        <w:rPr>
          <w:lang w:val="en-GB"/>
        </w:rPr>
        <w:object w:dxaOrig="1520" w:dyaOrig="987" w14:anchorId="112A6D1C">
          <v:shape id="_x0000_i1035" type="#_x0000_t75" style="width:76pt;height:49.35pt" o:ole="">
            <v:imagedata r:id="rId41" o:title=""/>
          </v:shape>
          <o:OLEObject Type="Embed" ProgID="Package" ShapeID="_x0000_i1035" DrawAspect="Icon" ObjectID="_1695717525" r:id="rId42"/>
        </w:object>
      </w:r>
    </w:p>
    <w:sectPr w:rsidR="00061DA1">
      <w:headerReference w:type="default" r:id="rId43"/>
      <w:footerReference w:type="default" r:id="rId44"/>
      <w:pgSz w:w="11906" w:h="16838"/>
      <w:pgMar w:top="993" w:right="849" w:bottom="568" w:left="993"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DF191" w14:textId="77777777" w:rsidR="00391626" w:rsidRDefault="00391626">
      <w:r>
        <w:separator/>
      </w:r>
    </w:p>
  </w:endnote>
  <w:endnote w:type="continuationSeparator" w:id="0">
    <w:p w14:paraId="2D420265" w14:textId="77777777" w:rsidR="00391626" w:rsidRDefault="003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00"/>
    <w:family w:val="swiss"/>
    <w:pitch w:val="variable"/>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54" w:type="dxa"/>
      <w:tblLayout w:type="fixed"/>
      <w:tblLook w:val="04A0" w:firstRow="1" w:lastRow="0" w:firstColumn="1" w:lastColumn="0" w:noHBand="0" w:noVBand="1"/>
    </w:tblPr>
    <w:tblGrid>
      <w:gridCol w:w="5028"/>
      <w:gridCol w:w="5026"/>
    </w:tblGrid>
    <w:tr w:rsidR="00D836BD" w14:paraId="06240CF1" w14:textId="77777777">
      <w:trPr>
        <w:trHeight w:val="278"/>
      </w:trPr>
      <w:tc>
        <w:tcPr>
          <w:tcW w:w="5027" w:type="dxa"/>
          <w:tcBorders>
            <w:left w:val="nil"/>
            <w:bottom w:val="nil"/>
            <w:right w:val="nil"/>
          </w:tcBorders>
          <w:vAlign w:val="bottom"/>
        </w:tcPr>
        <w:p w14:paraId="7D33B097" w14:textId="77777777" w:rsidR="00D836BD" w:rsidRDefault="00D836BD">
          <w:pPr>
            <w:pStyle w:val="Header"/>
            <w:rPr>
              <w:sz w:val="20"/>
              <w:szCs w:val="20"/>
              <w:lang w:val="en-GB"/>
            </w:rPr>
          </w:pPr>
        </w:p>
      </w:tc>
      <w:tc>
        <w:tcPr>
          <w:tcW w:w="5026" w:type="dxa"/>
          <w:tcBorders>
            <w:left w:val="nil"/>
            <w:bottom w:val="nil"/>
            <w:right w:val="nil"/>
          </w:tcBorders>
          <w:vAlign w:val="bottom"/>
        </w:tcPr>
        <w:p w14:paraId="430A8884" w14:textId="77777777" w:rsidR="00D836BD" w:rsidRDefault="00A85131">
          <w:pPr>
            <w:pStyle w:val="Header"/>
            <w:jc w:val="right"/>
            <w:rPr>
              <w:sz w:val="20"/>
              <w:szCs w:val="20"/>
              <w:lang w:val="en-GB"/>
            </w:rPr>
          </w:pPr>
          <w:r>
            <w:rPr>
              <w:sz w:val="20"/>
              <w:szCs w:val="20"/>
              <w:lang w:val="en-GB"/>
            </w:rPr>
            <w:t xml:space="preserve">Page </w:t>
          </w:r>
          <w:r>
            <w:rPr>
              <w:sz w:val="20"/>
              <w:szCs w:val="20"/>
              <w:lang w:val="en-GB"/>
            </w:rPr>
            <w:fldChar w:fldCharType="begin"/>
          </w:r>
          <w:r>
            <w:rPr>
              <w:sz w:val="20"/>
              <w:szCs w:val="20"/>
              <w:lang w:val="en-GB"/>
            </w:rPr>
            <w:instrText>PAGE</w:instrText>
          </w:r>
          <w:r>
            <w:rPr>
              <w:sz w:val="20"/>
              <w:szCs w:val="20"/>
              <w:lang w:val="en-GB"/>
            </w:rPr>
            <w:fldChar w:fldCharType="separate"/>
          </w:r>
          <w:r>
            <w:rPr>
              <w:sz w:val="20"/>
              <w:szCs w:val="20"/>
              <w:lang w:val="en-GB"/>
            </w:rPr>
            <w:t>13</w:t>
          </w:r>
          <w:r>
            <w:rPr>
              <w:sz w:val="20"/>
              <w:szCs w:val="20"/>
              <w:lang w:val="en-GB"/>
            </w:rPr>
            <w:fldChar w:fldCharType="end"/>
          </w:r>
        </w:p>
      </w:tc>
    </w:tr>
  </w:tbl>
  <w:p w14:paraId="30113CFD" w14:textId="77777777" w:rsidR="00D836BD" w:rsidRDefault="00D83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62487" w14:textId="77777777" w:rsidR="00391626" w:rsidRDefault="00391626">
      <w:r>
        <w:separator/>
      </w:r>
    </w:p>
  </w:footnote>
  <w:footnote w:type="continuationSeparator" w:id="0">
    <w:p w14:paraId="1C912139" w14:textId="77777777" w:rsidR="00391626" w:rsidRDefault="003916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F3215" w14:textId="77777777" w:rsidR="00D836BD" w:rsidRDefault="00D836BD">
    <w:pPr>
      <w:pStyle w:val="Header"/>
      <w:rPr>
        <w:lang w:val="en-GB"/>
      </w:rPr>
    </w:pPr>
  </w:p>
  <w:tbl>
    <w:tblPr>
      <w:tblStyle w:val="TableGrid"/>
      <w:tblW w:w="10054" w:type="dxa"/>
      <w:tblLayout w:type="fixed"/>
      <w:tblLook w:val="04A0" w:firstRow="1" w:lastRow="0" w:firstColumn="1" w:lastColumn="0" w:noHBand="0" w:noVBand="1"/>
    </w:tblPr>
    <w:tblGrid>
      <w:gridCol w:w="5028"/>
      <w:gridCol w:w="5026"/>
    </w:tblGrid>
    <w:tr w:rsidR="00D836BD" w14:paraId="1511A8D8" w14:textId="77777777">
      <w:trPr>
        <w:trHeight w:val="571"/>
      </w:trPr>
      <w:tc>
        <w:tcPr>
          <w:tcW w:w="5027" w:type="dxa"/>
          <w:tcBorders>
            <w:top w:val="nil"/>
            <w:left w:val="nil"/>
            <w:right w:val="nil"/>
          </w:tcBorders>
          <w:vAlign w:val="bottom"/>
        </w:tcPr>
        <w:p w14:paraId="7DB154C6" w14:textId="77777777" w:rsidR="00D836BD" w:rsidRDefault="00A85131">
          <w:pPr>
            <w:pStyle w:val="Header"/>
            <w:rPr>
              <w:sz w:val="20"/>
              <w:szCs w:val="20"/>
              <w:lang w:val="en-GB"/>
            </w:rPr>
          </w:pPr>
          <w:r>
            <w:rPr>
              <w:sz w:val="20"/>
              <w:szCs w:val="20"/>
              <w:lang w:val="en-GB"/>
            </w:rPr>
            <w:t>PYGASAL Project</w:t>
          </w:r>
        </w:p>
      </w:tc>
      <w:tc>
        <w:tcPr>
          <w:tcW w:w="5026" w:type="dxa"/>
          <w:tcBorders>
            <w:top w:val="nil"/>
            <w:left w:val="nil"/>
            <w:right w:val="nil"/>
          </w:tcBorders>
          <w:vAlign w:val="bottom"/>
        </w:tcPr>
        <w:p w14:paraId="170E2798" w14:textId="012246B1" w:rsidR="00D836BD" w:rsidRDefault="00A85131">
          <w:pPr>
            <w:pStyle w:val="Header"/>
            <w:jc w:val="right"/>
            <w:rPr>
              <w:sz w:val="20"/>
              <w:szCs w:val="20"/>
              <w:lang w:val="en-GB"/>
            </w:rPr>
          </w:pPr>
          <w:r>
            <w:rPr>
              <w:sz w:val="20"/>
              <w:szCs w:val="20"/>
              <w:lang w:val="en-GB"/>
            </w:rPr>
            <w:t xml:space="preserve">Report </w:t>
          </w:r>
          <w:proofErr w:type="gramStart"/>
          <w:r>
            <w:rPr>
              <w:sz w:val="20"/>
              <w:szCs w:val="20"/>
              <w:lang w:val="en-GB"/>
            </w:rPr>
            <w:t>date :</w:t>
          </w:r>
          <w:proofErr w:type="gramEnd"/>
          <w:r>
            <w:rPr>
              <w:sz w:val="20"/>
              <w:szCs w:val="20"/>
              <w:lang w:val="en-GB"/>
            </w:rPr>
            <w:t xml:space="preserve"> </w:t>
          </w:r>
          <w:del w:id="322" w:author="C Gallardo" w:date="2021-10-14T06:26:00Z">
            <w:r w:rsidDel="00D96F89">
              <w:rPr>
                <w:sz w:val="20"/>
                <w:szCs w:val="20"/>
                <w:lang w:val="en-GB"/>
              </w:rPr>
              <w:delText xml:space="preserve">13 </w:delText>
            </w:r>
          </w:del>
          <w:ins w:id="323" w:author="C Gallardo" w:date="2021-10-14T06:26:00Z">
            <w:r w:rsidR="00D96F89">
              <w:rPr>
                <w:sz w:val="20"/>
                <w:szCs w:val="20"/>
                <w:lang w:val="en-GB"/>
              </w:rPr>
              <w:t xml:space="preserve">14 </w:t>
            </w:r>
          </w:ins>
          <w:r>
            <w:rPr>
              <w:sz w:val="20"/>
              <w:szCs w:val="20"/>
              <w:lang w:val="en-GB"/>
            </w:rPr>
            <w:t>October 2021</w:t>
          </w:r>
        </w:p>
      </w:tc>
    </w:tr>
  </w:tbl>
  <w:p w14:paraId="618729E7" w14:textId="77777777" w:rsidR="00D836BD" w:rsidRDefault="00D836BD">
    <w:pPr>
      <w:pStyle w:val="Header"/>
      <w:rPr>
        <w:sz w:val="4"/>
        <w:szCs w:val="4"/>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17B12"/>
    <w:multiLevelType w:val="multilevel"/>
    <w:tmpl w:val="65FAC51C"/>
    <w:lvl w:ilvl="0">
      <w:start w:val="6"/>
      <w:numFmt w:val="bullet"/>
      <w:lvlText w:val="-"/>
      <w:lvlJc w:val="left"/>
      <w:pPr>
        <w:tabs>
          <w:tab w:val="num" w:pos="0"/>
        </w:tabs>
        <w:ind w:left="2061" w:hanging="360"/>
      </w:pPr>
      <w:rPr>
        <w:rFonts w:ascii="Arial Narrow" w:hAnsi="Arial Narrow" w:cs="Arial Narrow" w:hint="default"/>
      </w:rPr>
    </w:lvl>
    <w:lvl w:ilvl="1">
      <w:start w:val="1"/>
      <w:numFmt w:val="bullet"/>
      <w:lvlText w:val="o"/>
      <w:lvlJc w:val="left"/>
      <w:pPr>
        <w:tabs>
          <w:tab w:val="num" w:pos="0"/>
        </w:tabs>
        <w:ind w:left="2781" w:hanging="360"/>
      </w:pPr>
      <w:rPr>
        <w:rFonts w:ascii="Courier New" w:hAnsi="Courier New" w:cs="Courier New" w:hint="default"/>
      </w:rPr>
    </w:lvl>
    <w:lvl w:ilvl="2">
      <w:start w:val="1"/>
      <w:numFmt w:val="bullet"/>
      <w:lvlText w:val=""/>
      <w:lvlJc w:val="left"/>
      <w:pPr>
        <w:tabs>
          <w:tab w:val="num" w:pos="0"/>
        </w:tabs>
        <w:ind w:left="3501" w:hanging="360"/>
      </w:pPr>
      <w:rPr>
        <w:rFonts w:ascii="Wingdings" w:hAnsi="Wingdings" w:cs="Wingdings" w:hint="default"/>
      </w:rPr>
    </w:lvl>
    <w:lvl w:ilvl="3">
      <w:start w:val="1"/>
      <w:numFmt w:val="bullet"/>
      <w:lvlText w:val=""/>
      <w:lvlJc w:val="left"/>
      <w:pPr>
        <w:tabs>
          <w:tab w:val="num" w:pos="0"/>
        </w:tabs>
        <w:ind w:left="4221" w:hanging="360"/>
      </w:pPr>
      <w:rPr>
        <w:rFonts w:ascii="Symbol" w:hAnsi="Symbol" w:cs="Symbol" w:hint="default"/>
      </w:rPr>
    </w:lvl>
    <w:lvl w:ilvl="4">
      <w:start w:val="1"/>
      <w:numFmt w:val="bullet"/>
      <w:lvlText w:val="o"/>
      <w:lvlJc w:val="left"/>
      <w:pPr>
        <w:tabs>
          <w:tab w:val="num" w:pos="0"/>
        </w:tabs>
        <w:ind w:left="4941" w:hanging="360"/>
      </w:pPr>
      <w:rPr>
        <w:rFonts w:ascii="Courier New" w:hAnsi="Courier New" w:cs="Courier New" w:hint="default"/>
      </w:rPr>
    </w:lvl>
    <w:lvl w:ilvl="5">
      <w:start w:val="1"/>
      <w:numFmt w:val="bullet"/>
      <w:lvlText w:val=""/>
      <w:lvlJc w:val="left"/>
      <w:pPr>
        <w:tabs>
          <w:tab w:val="num" w:pos="0"/>
        </w:tabs>
        <w:ind w:left="5661" w:hanging="360"/>
      </w:pPr>
      <w:rPr>
        <w:rFonts w:ascii="Wingdings" w:hAnsi="Wingdings" w:cs="Wingdings" w:hint="default"/>
      </w:rPr>
    </w:lvl>
    <w:lvl w:ilvl="6">
      <w:start w:val="1"/>
      <w:numFmt w:val="bullet"/>
      <w:lvlText w:val=""/>
      <w:lvlJc w:val="left"/>
      <w:pPr>
        <w:tabs>
          <w:tab w:val="num" w:pos="0"/>
        </w:tabs>
        <w:ind w:left="6381" w:hanging="360"/>
      </w:pPr>
      <w:rPr>
        <w:rFonts w:ascii="Symbol" w:hAnsi="Symbol" w:cs="Symbol" w:hint="default"/>
      </w:rPr>
    </w:lvl>
    <w:lvl w:ilvl="7">
      <w:start w:val="1"/>
      <w:numFmt w:val="bullet"/>
      <w:lvlText w:val="o"/>
      <w:lvlJc w:val="left"/>
      <w:pPr>
        <w:tabs>
          <w:tab w:val="num" w:pos="0"/>
        </w:tabs>
        <w:ind w:left="7101" w:hanging="360"/>
      </w:pPr>
      <w:rPr>
        <w:rFonts w:ascii="Courier New" w:hAnsi="Courier New" w:cs="Courier New" w:hint="default"/>
      </w:rPr>
    </w:lvl>
    <w:lvl w:ilvl="8">
      <w:start w:val="1"/>
      <w:numFmt w:val="bullet"/>
      <w:lvlText w:val=""/>
      <w:lvlJc w:val="left"/>
      <w:pPr>
        <w:tabs>
          <w:tab w:val="num" w:pos="0"/>
        </w:tabs>
        <w:ind w:left="7821" w:hanging="360"/>
      </w:pPr>
      <w:rPr>
        <w:rFonts w:ascii="Wingdings" w:hAnsi="Wingdings" w:cs="Wingdings" w:hint="default"/>
      </w:rPr>
    </w:lvl>
  </w:abstractNum>
  <w:abstractNum w:abstractNumId="1" w15:restartNumberingAfterBreak="0">
    <w:nsid w:val="1B97300C"/>
    <w:multiLevelType w:val="multilevel"/>
    <w:tmpl w:val="0456C804"/>
    <w:lvl w:ilvl="0">
      <w:start w:val="1"/>
      <w:numFmt w:val="decimal"/>
      <w:lvlText w:val="%1."/>
      <w:lvlJc w:val="left"/>
      <w:pPr>
        <w:ind w:left="928"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14C22AE"/>
    <w:multiLevelType w:val="multilevel"/>
    <w:tmpl w:val="5E7C2264"/>
    <w:lvl w:ilvl="0">
      <w:start w:val="4"/>
      <w:numFmt w:val="bullet"/>
      <w:lvlText w:val="-"/>
      <w:lvlJc w:val="left"/>
      <w:pPr>
        <w:tabs>
          <w:tab w:val="num" w:pos="0"/>
        </w:tabs>
        <w:ind w:left="2061" w:hanging="360"/>
      </w:pPr>
      <w:rPr>
        <w:rFonts w:ascii="Arial Narrow" w:hAnsi="Arial Narrow" w:cs="Arial Narrow" w:hint="default"/>
      </w:rPr>
    </w:lvl>
    <w:lvl w:ilvl="1">
      <w:start w:val="1"/>
      <w:numFmt w:val="bullet"/>
      <w:lvlText w:val="o"/>
      <w:lvlJc w:val="left"/>
      <w:pPr>
        <w:tabs>
          <w:tab w:val="num" w:pos="0"/>
        </w:tabs>
        <w:ind w:left="2781" w:hanging="360"/>
      </w:pPr>
      <w:rPr>
        <w:rFonts w:ascii="Courier New" w:hAnsi="Courier New" w:cs="Courier New" w:hint="default"/>
      </w:rPr>
    </w:lvl>
    <w:lvl w:ilvl="2">
      <w:start w:val="1"/>
      <w:numFmt w:val="bullet"/>
      <w:lvlText w:val=""/>
      <w:lvlJc w:val="left"/>
      <w:pPr>
        <w:tabs>
          <w:tab w:val="num" w:pos="0"/>
        </w:tabs>
        <w:ind w:left="3501" w:hanging="360"/>
      </w:pPr>
      <w:rPr>
        <w:rFonts w:ascii="Wingdings" w:hAnsi="Wingdings" w:cs="Wingdings" w:hint="default"/>
      </w:rPr>
    </w:lvl>
    <w:lvl w:ilvl="3">
      <w:start w:val="1"/>
      <w:numFmt w:val="bullet"/>
      <w:lvlText w:val=""/>
      <w:lvlJc w:val="left"/>
      <w:pPr>
        <w:tabs>
          <w:tab w:val="num" w:pos="0"/>
        </w:tabs>
        <w:ind w:left="4221" w:hanging="360"/>
      </w:pPr>
      <w:rPr>
        <w:rFonts w:ascii="Symbol" w:hAnsi="Symbol" w:cs="Symbol" w:hint="default"/>
      </w:rPr>
    </w:lvl>
    <w:lvl w:ilvl="4">
      <w:start w:val="1"/>
      <w:numFmt w:val="bullet"/>
      <w:lvlText w:val="o"/>
      <w:lvlJc w:val="left"/>
      <w:pPr>
        <w:tabs>
          <w:tab w:val="num" w:pos="0"/>
        </w:tabs>
        <w:ind w:left="4941" w:hanging="360"/>
      </w:pPr>
      <w:rPr>
        <w:rFonts w:ascii="Courier New" w:hAnsi="Courier New" w:cs="Courier New" w:hint="default"/>
      </w:rPr>
    </w:lvl>
    <w:lvl w:ilvl="5">
      <w:start w:val="1"/>
      <w:numFmt w:val="bullet"/>
      <w:lvlText w:val=""/>
      <w:lvlJc w:val="left"/>
      <w:pPr>
        <w:tabs>
          <w:tab w:val="num" w:pos="0"/>
        </w:tabs>
        <w:ind w:left="5661" w:hanging="360"/>
      </w:pPr>
      <w:rPr>
        <w:rFonts w:ascii="Wingdings" w:hAnsi="Wingdings" w:cs="Wingdings" w:hint="default"/>
      </w:rPr>
    </w:lvl>
    <w:lvl w:ilvl="6">
      <w:start w:val="1"/>
      <w:numFmt w:val="bullet"/>
      <w:lvlText w:val=""/>
      <w:lvlJc w:val="left"/>
      <w:pPr>
        <w:tabs>
          <w:tab w:val="num" w:pos="0"/>
        </w:tabs>
        <w:ind w:left="6381" w:hanging="360"/>
      </w:pPr>
      <w:rPr>
        <w:rFonts w:ascii="Symbol" w:hAnsi="Symbol" w:cs="Symbol" w:hint="default"/>
      </w:rPr>
    </w:lvl>
    <w:lvl w:ilvl="7">
      <w:start w:val="1"/>
      <w:numFmt w:val="bullet"/>
      <w:lvlText w:val="o"/>
      <w:lvlJc w:val="left"/>
      <w:pPr>
        <w:tabs>
          <w:tab w:val="num" w:pos="0"/>
        </w:tabs>
        <w:ind w:left="7101" w:hanging="360"/>
      </w:pPr>
      <w:rPr>
        <w:rFonts w:ascii="Courier New" w:hAnsi="Courier New" w:cs="Courier New" w:hint="default"/>
      </w:rPr>
    </w:lvl>
    <w:lvl w:ilvl="8">
      <w:start w:val="1"/>
      <w:numFmt w:val="bullet"/>
      <w:lvlText w:val=""/>
      <w:lvlJc w:val="left"/>
      <w:pPr>
        <w:tabs>
          <w:tab w:val="num" w:pos="0"/>
        </w:tabs>
        <w:ind w:left="7821" w:hanging="360"/>
      </w:pPr>
      <w:rPr>
        <w:rFonts w:ascii="Wingdings" w:hAnsi="Wingdings" w:cs="Wingdings" w:hint="default"/>
      </w:rPr>
    </w:lvl>
  </w:abstractNum>
  <w:abstractNum w:abstractNumId="3" w15:restartNumberingAfterBreak="0">
    <w:nsid w:val="29933075"/>
    <w:multiLevelType w:val="multilevel"/>
    <w:tmpl w:val="6816AA3C"/>
    <w:lvl w:ilvl="0">
      <w:start w:val="1"/>
      <w:numFmt w:val="none"/>
      <w:suff w:val="nothing"/>
      <w:lvlText w:val=""/>
      <w:lvlJc w:val="left"/>
      <w:pPr>
        <w:tabs>
          <w:tab w:val="num" w:pos="0"/>
        </w:tabs>
        <w:ind w:left="0" w:firstLine="0"/>
      </w:pPr>
    </w:lvl>
    <w:lvl w:ilvl="1">
      <w:start w:val="1"/>
      <w:numFmt w:val="decimal"/>
      <w:pStyle w:val="Heading2"/>
      <w:lvlText w:val="%1.%2"/>
      <w:lvlJc w:val="left"/>
      <w:pPr>
        <w:tabs>
          <w:tab w:val="num" w:pos="0"/>
        </w:tabs>
        <w:ind w:left="1068" w:hanging="708"/>
      </w:pPr>
    </w:lvl>
    <w:lvl w:ilvl="2">
      <w:start w:val="1"/>
      <w:numFmt w:val="decimal"/>
      <w:pStyle w:val="Heading3"/>
      <w:lvlText w:val="%1.%2.%3"/>
      <w:lvlJc w:val="left"/>
      <w:pPr>
        <w:tabs>
          <w:tab w:val="num" w:pos="0"/>
        </w:tabs>
        <w:ind w:left="1080" w:hanging="72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E9E1DB4"/>
    <w:multiLevelType w:val="multilevel"/>
    <w:tmpl w:val="9836E1C2"/>
    <w:lvl w:ilvl="0">
      <w:start w:val="1"/>
      <w:numFmt w:val="decimal"/>
      <w:lvlText w:val="%1."/>
      <w:lvlJc w:val="left"/>
      <w:pPr>
        <w:tabs>
          <w:tab w:val="num" w:pos="0"/>
        </w:tabs>
        <w:ind w:left="928" w:hanging="360"/>
      </w:pPr>
    </w:lvl>
    <w:lvl w:ilvl="1">
      <w:start w:val="1"/>
      <w:numFmt w:val="decimal"/>
      <w:lvlText w:val="%1.%2"/>
      <w:lvlJc w:val="left"/>
      <w:pPr>
        <w:tabs>
          <w:tab w:val="num" w:pos="0"/>
        </w:tabs>
        <w:ind w:left="1068" w:hanging="708"/>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5" w15:restartNumberingAfterBreak="0">
    <w:nsid w:val="34BE0CC5"/>
    <w:multiLevelType w:val="multilevel"/>
    <w:tmpl w:val="3E940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65B52B8D"/>
    <w:multiLevelType w:val="multilevel"/>
    <w:tmpl w:val="9836E1C2"/>
    <w:lvl w:ilvl="0">
      <w:start w:val="1"/>
      <w:numFmt w:val="decimal"/>
      <w:lvlText w:val="%1."/>
      <w:lvlJc w:val="left"/>
      <w:pPr>
        <w:tabs>
          <w:tab w:val="num" w:pos="0"/>
        </w:tabs>
        <w:ind w:left="928" w:hanging="360"/>
      </w:pPr>
    </w:lvl>
    <w:lvl w:ilvl="1">
      <w:start w:val="1"/>
      <w:numFmt w:val="decimal"/>
      <w:lvlText w:val="%1.%2"/>
      <w:lvlJc w:val="left"/>
      <w:pPr>
        <w:tabs>
          <w:tab w:val="num" w:pos="0"/>
        </w:tabs>
        <w:ind w:left="1068" w:hanging="708"/>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num w:numId="1">
    <w:abstractNumId w:val="3"/>
  </w:num>
  <w:num w:numId="2">
    <w:abstractNumId w:val="4"/>
  </w:num>
  <w:num w:numId="3">
    <w:abstractNumId w:val="5"/>
  </w:num>
  <w:num w:numId="4">
    <w:abstractNumId w:val="0"/>
  </w:num>
  <w:num w:numId="5">
    <w:abstractNumId w:val="2"/>
  </w:num>
  <w:num w:numId="6">
    <w:abstractNumId w:val="6"/>
  </w:num>
  <w:num w:numId="7">
    <w:abstractNumId w:val="3"/>
  </w:num>
  <w:num w:numId="8">
    <w:abstractNumId w:val="3"/>
  </w:num>
  <w:num w:numId="9">
    <w:abstractNumId w:val="3"/>
  </w:num>
  <w:num w:numId="10">
    <w:abstractNumId w:val="1"/>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 Gallardo">
    <w15:presenceInfo w15:providerId="Windows Live" w15:userId="38ca3733c21c0b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BD"/>
    <w:rsid w:val="00032BFE"/>
    <w:rsid w:val="00061DA1"/>
    <w:rsid w:val="000E0131"/>
    <w:rsid w:val="001375D0"/>
    <w:rsid w:val="001772F3"/>
    <w:rsid w:val="001E2F50"/>
    <w:rsid w:val="00346713"/>
    <w:rsid w:val="00391626"/>
    <w:rsid w:val="004F1D90"/>
    <w:rsid w:val="005845E2"/>
    <w:rsid w:val="00644B4A"/>
    <w:rsid w:val="00664E60"/>
    <w:rsid w:val="00920FE8"/>
    <w:rsid w:val="009925F9"/>
    <w:rsid w:val="00A60BC9"/>
    <w:rsid w:val="00A85131"/>
    <w:rsid w:val="00AC1F17"/>
    <w:rsid w:val="00AC5D1C"/>
    <w:rsid w:val="00BC49D0"/>
    <w:rsid w:val="00D101F3"/>
    <w:rsid w:val="00D836BD"/>
    <w:rsid w:val="00D96F89"/>
    <w:rsid w:val="00DC7139"/>
    <w:rsid w:val="00DF0E88"/>
    <w:rsid w:val="00E71E85"/>
    <w:rsid w:val="00EA52AC"/>
    <w:rsid w:val="00F66346"/>
    <w:rsid w:val="00F9493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8E89A"/>
  <w15:docId w15:val="{C6354729-A735-4759-B642-560B6113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7BD"/>
    <w:rPr>
      <w:rFonts w:ascii="Arial Narrow" w:eastAsia="Times New Roman" w:hAnsi="Arial Narrow" w:cs="Arial"/>
      <w:color w:val="000000"/>
      <w:sz w:val="24"/>
      <w:szCs w:val="24"/>
      <w:lang w:eastAsia="fr-FR"/>
    </w:rPr>
  </w:style>
  <w:style w:type="paragraph" w:styleId="Heading1">
    <w:name w:val="heading 1"/>
    <w:basedOn w:val="Heading"/>
    <w:next w:val="Normal"/>
    <w:link w:val="Heading1Char"/>
    <w:uiPriority w:val="9"/>
    <w:qFormat/>
    <w:rsid w:val="005C77C5"/>
    <w:pPr>
      <w:tabs>
        <w:tab w:val="left" w:pos="567"/>
      </w:tabs>
      <w:ind w:left="284"/>
      <w:outlineLvl w:val="0"/>
    </w:pPr>
    <w:rPr>
      <w:rFonts w:ascii="Arial Narrow" w:hAnsi="Arial Narrow" w:cs="Arial"/>
    </w:rPr>
  </w:style>
  <w:style w:type="paragraph" w:styleId="Heading2">
    <w:name w:val="heading 2"/>
    <w:basedOn w:val="ListParagraph"/>
    <w:next w:val="Normal"/>
    <w:link w:val="Heading2Char"/>
    <w:uiPriority w:val="9"/>
    <w:unhideWhenUsed/>
    <w:qFormat/>
    <w:rsid w:val="005C77C5"/>
    <w:pPr>
      <w:numPr>
        <w:ilvl w:val="1"/>
        <w:numId w:val="1"/>
      </w:numPr>
      <w:outlineLvl w:val="1"/>
    </w:pPr>
    <w:rPr>
      <w:b/>
      <w:bCs/>
      <w:lang w:val="en-GB"/>
    </w:rPr>
  </w:style>
  <w:style w:type="paragraph" w:styleId="Heading3">
    <w:name w:val="heading 3"/>
    <w:basedOn w:val="Heading2"/>
    <w:next w:val="Normal"/>
    <w:link w:val="Heading3Char"/>
    <w:uiPriority w:val="9"/>
    <w:unhideWhenUsed/>
    <w:qFormat/>
    <w:rsid w:val="005C77C5"/>
    <w:pPr>
      <w:numPr>
        <w:ilvl w:val="2"/>
      </w:numPr>
      <w:outlineLvl w:val="2"/>
    </w:pPr>
    <w:rPr>
      <w:b w:val="0"/>
      <w:bCs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0F29"/>
    <w:rPr>
      <w:color w:val="0563C1" w:themeColor="hyperlink"/>
      <w:u w:val="single"/>
    </w:rPr>
  </w:style>
  <w:style w:type="character" w:styleId="UnresolvedMention">
    <w:name w:val="Unresolved Mention"/>
    <w:basedOn w:val="DefaultParagraphFont"/>
    <w:uiPriority w:val="99"/>
    <w:semiHidden/>
    <w:unhideWhenUsed/>
    <w:qFormat/>
    <w:rsid w:val="00F90F29"/>
    <w:rPr>
      <w:color w:val="605E5C"/>
      <w:shd w:val="clear" w:color="auto" w:fill="E1DFDD"/>
    </w:rPr>
  </w:style>
  <w:style w:type="character" w:customStyle="1" w:styleId="Heading1Char">
    <w:name w:val="Heading 1 Char"/>
    <w:basedOn w:val="DefaultParagraphFont"/>
    <w:link w:val="Heading1"/>
    <w:uiPriority w:val="9"/>
    <w:qFormat/>
    <w:rsid w:val="005C77C5"/>
    <w:rPr>
      <w:rFonts w:ascii="Arial Narrow" w:eastAsia="Microsoft YaHei" w:hAnsi="Arial Narrow" w:cs="Arial"/>
      <w:b/>
      <w:bCs/>
      <w:color w:val="000000"/>
      <w:sz w:val="28"/>
      <w:szCs w:val="28"/>
      <w:lang w:val="en-GB" w:eastAsia="fr-FR"/>
    </w:rPr>
  </w:style>
  <w:style w:type="character" w:customStyle="1" w:styleId="Heading2Char">
    <w:name w:val="Heading 2 Char"/>
    <w:basedOn w:val="DefaultParagraphFont"/>
    <w:link w:val="Heading2"/>
    <w:uiPriority w:val="9"/>
    <w:qFormat/>
    <w:rsid w:val="005C77C5"/>
    <w:rPr>
      <w:rFonts w:ascii="Arial Narrow" w:eastAsia="Times New Roman" w:hAnsi="Arial Narrow" w:cs="Arial"/>
      <w:b/>
      <w:bCs/>
      <w:color w:val="000000"/>
      <w:sz w:val="24"/>
      <w:szCs w:val="24"/>
      <w:lang w:val="en-GB" w:eastAsia="fr-FR"/>
    </w:rPr>
  </w:style>
  <w:style w:type="character" w:customStyle="1" w:styleId="Heading3Char">
    <w:name w:val="Heading 3 Char"/>
    <w:basedOn w:val="DefaultParagraphFont"/>
    <w:link w:val="Heading3"/>
    <w:uiPriority w:val="9"/>
    <w:qFormat/>
    <w:rsid w:val="005C77C5"/>
    <w:rPr>
      <w:rFonts w:ascii="Arial Narrow" w:eastAsia="Times New Roman" w:hAnsi="Arial Narrow" w:cs="Arial"/>
      <w:color w:val="000000"/>
      <w:sz w:val="24"/>
      <w:szCs w:val="24"/>
      <w:u w:val="single"/>
      <w:lang w:val="en-GB" w:eastAsia="fr-FR"/>
    </w:rPr>
  </w:style>
  <w:style w:type="character" w:customStyle="1" w:styleId="HeaderChar">
    <w:name w:val="Header Char"/>
    <w:basedOn w:val="DefaultParagraphFont"/>
    <w:link w:val="Header"/>
    <w:uiPriority w:val="99"/>
    <w:qFormat/>
    <w:rsid w:val="00186C55"/>
    <w:rPr>
      <w:rFonts w:ascii="Arial Narrow" w:eastAsia="Times New Roman" w:hAnsi="Arial Narrow" w:cs="Arial"/>
      <w:color w:val="000000"/>
      <w:sz w:val="24"/>
      <w:szCs w:val="24"/>
      <w:lang w:eastAsia="fr-FR"/>
    </w:rPr>
  </w:style>
  <w:style w:type="character" w:customStyle="1" w:styleId="FooterChar">
    <w:name w:val="Footer Char"/>
    <w:basedOn w:val="DefaultParagraphFont"/>
    <w:link w:val="Footer"/>
    <w:uiPriority w:val="99"/>
    <w:qFormat/>
    <w:rsid w:val="00186C55"/>
    <w:rPr>
      <w:rFonts w:ascii="Arial Narrow" w:eastAsia="Times New Roman" w:hAnsi="Arial Narrow" w:cs="Arial"/>
      <w:color w:val="000000"/>
      <w:sz w:val="24"/>
      <w:szCs w:val="24"/>
      <w:lang w:eastAsia="fr-FR"/>
    </w:rPr>
  </w:style>
  <w:style w:type="character" w:styleId="FollowedHyperlink">
    <w:name w:val="FollowedHyperlink"/>
    <w:basedOn w:val="DefaultParagraphFont"/>
    <w:uiPriority w:val="99"/>
    <w:semiHidden/>
    <w:unhideWhenUsed/>
    <w:rsid w:val="004357B0"/>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rsid w:val="00A015A7"/>
    <w:pPr>
      <w:keepNext/>
      <w:tabs>
        <w:tab w:val="num" w:pos="0"/>
      </w:tabs>
      <w:spacing w:before="240" w:after="120"/>
    </w:pPr>
    <w:rPr>
      <w:rFonts w:ascii="Liberation Sans" w:eastAsia="Microsoft YaHei" w:hAnsi="Liberation Sans" w:cs="Lucida Sans"/>
      <w:b/>
      <w:bCs/>
      <w:sz w:val="28"/>
      <w:szCs w:val="28"/>
      <w:lang w:val="en-GB"/>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rsid w:val="002F37BD"/>
    <w:pPr>
      <w:suppressLineNumbers/>
      <w:spacing w:after="120"/>
      <w:jc w:val="center"/>
    </w:pPr>
    <w:rPr>
      <w:rFonts w:cs="Lucida Sans"/>
      <w:i/>
      <w:iCs/>
      <w:sz w:val="18"/>
      <w:szCs w:val="18"/>
    </w:rPr>
  </w:style>
  <w:style w:type="paragraph" w:customStyle="1"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6A45E2"/>
    <w:pPr>
      <w:spacing w:beforeAutospacing="1" w:afterAutospacing="1"/>
    </w:pPr>
    <w:rPr>
      <w:rFonts w:ascii="Times New Roman" w:hAnsi="Times New Roman" w:cs="Times New Roman"/>
    </w:rPr>
  </w:style>
  <w:style w:type="paragraph" w:styleId="ListParagraph">
    <w:name w:val="List Paragraph"/>
    <w:basedOn w:val="Normal"/>
    <w:uiPriority w:val="34"/>
    <w:qFormat/>
    <w:rsid w:val="00001189"/>
    <w:pPr>
      <w:ind w:left="720"/>
      <w:contextualSpacing/>
    </w:pPr>
  </w:style>
  <w:style w:type="paragraph" w:styleId="TOCHeading">
    <w:name w:val="TOC Heading"/>
    <w:basedOn w:val="Heading1"/>
    <w:next w:val="Normal"/>
    <w:uiPriority w:val="39"/>
    <w:unhideWhenUsed/>
    <w:qFormat/>
    <w:rsid w:val="00F878F1"/>
    <w:pPr>
      <w:suppressAutoHyphens w:val="0"/>
      <w:spacing w:line="259" w:lineRule="auto"/>
    </w:pPr>
    <w:rPr>
      <w:lang w:val="en-US" w:eastAsia="en-US"/>
    </w:rPr>
  </w:style>
  <w:style w:type="paragraph" w:styleId="TOC2">
    <w:name w:val="toc 2"/>
    <w:basedOn w:val="Normal"/>
    <w:next w:val="Normal"/>
    <w:autoRedefine/>
    <w:uiPriority w:val="39"/>
    <w:unhideWhenUsed/>
    <w:rsid w:val="00F878F1"/>
    <w:pPr>
      <w:suppressAutoHyphens w:val="0"/>
      <w:spacing w:after="100" w:line="259" w:lineRule="auto"/>
      <w:ind w:left="220"/>
    </w:pPr>
    <w:rPr>
      <w:rFonts w:asciiTheme="minorHAnsi" w:eastAsiaTheme="minorEastAsia" w:hAnsiTheme="minorHAnsi" w:cs="Times New Roman"/>
      <w:color w:val="auto"/>
      <w:sz w:val="22"/>
      <w:szCs w:val="22"/>
      <w:lang w:val="en-US" w:eastAsia="en-US"/>
    </w:rPr>
  </w:style>
  <w:style w:type="paragraph" w:styleId="TOC1">
    <w:name w:val="toc 1"/>
    <w:basedOn w:val="Normal"/>
    <w:next w:val="Normal"/>
    <w:autoRedefine/>
    <w:uiPriority w:val="39"/>
    <w:unhideWhenUsed/>
    <w:rsid w:val="00F878F1"/>
    <w:pPr>
      <w:suppressAutoHyphens w:val="0"/>
      <w:spacing w:after="100" w:line="259" w:lineRule="auto"/>
    </w:pPr>
    <w:rPr>
      <w:rFonts w:asciiTheme="minorHAnsi" w:eastAsiaTheme="minorEastAsia" w:hAnsiTheme="minorHAnsi" w:cs="Times New Roman"/>
      <w:color w:val="auto"/>
      <w:sz w:val="22"/>
      <w:szCs w:val="22"/>
      <w:lang w:val="en-US" w:eastAsia="en-US"/>
    </w:rPr>
  </w:style>
  <w:style w:type="paragraph" w:styleId="TOC3">
    <w:name w:val="toc 3"/>
    <w:basedOn w:val="Normal"/>
    <w:next w:val="Normal"/>
    <w:autoRedefine/>
    <w:uiPriority w:val="39"/>
    <w:unhideWhenUsed/>
    <w:rsid w:val="00F878F1"/>
    <w:pPr>
      <w:suppressAutoHyphens w:val="0"/>
      <w:spacing w:after="100" w:line="259" w:lineRule="auto"/>
      <w:ind w:left="440"/>
    </w:pPr>
    <w:rPr>
      <w:rFonts w:asciiTheme="minorHAnsi" w:eastAsiaTheme="minorEastAsia" w:hAnsiTheme="minorHAnsi" w:cs="Times New Roman"/>
      <w:color w:val="auto"/>
      <w:sz w:val="22"/>
      <w:szCs w:val="22"/>
      <w:lang w:val="en-US"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86C55"/>
    <w:pPr>
      <w:tabs>
        <w:tab w:val="center" w:pos="4536"/>
        <w:tab w:val="right" w:pos="9072"/>
      </w:tabs>
    </w:pPr>
  </w:style>
  <w:style w:type="paragraph" w:styleId="Footer">
    <w:name w:val="footer"/>
    <w:basedOn w:val="Normal"/>
    <w:link w:val="FooterChar"/>
    <w:uiPriority w:val="99"/>
    <w:unhideWhenUsed/>
    <w:rsid w:val="00186C55"/>
    <w:pPr>
      <w:tabs>
        <w:tab w:val="center" w:pos="4536"/>
        <w:tab w:val="right" w:pos="9072"/>
      </w:tabs>
    </w:pPr>
  </w:style>
  <w:style w:type="paragraph" w:styleId="Bibliography">
    <w:name w:val="Bibliography"/>
    <w:basedOn w:val="Normal"/>
    <w:next w:val="Normal"/>
    <w:uiPriority w:val="37"/>
    <w:unhideWhenUsed/>
    <w:qFormat/>
    <w:rsid w:val="00D26F80"/>
  </w:style>
  <w:style w:type="paragraph" w:customStyle="1" w:styleId="FrameContents">
    <w:name w:val="Frame Contents"/>
    <w:basedOn w:val="Normal"/>
    <w:qFormat/>
  </w:style>
  <w:style w:type="table" w:styleId="TableGrid">
    <w:name w:val="Table Grid"/>
    <w:basedOn w:val="TableNormal"/>
    <w:uiPriority w:val="39"/>
    <w:rsid w:val="00673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1686">
      <w:bodyDiv w:val="1"/>
      <w:marLeft w:val="0"/>
      <w:marRight w:val="0"/>
      <w:marTop w:val="0"/>
      <w:marBottom w:val="0"/>
      <w:divBdr>
        <w:top w:val="none" w:sz="0" w:space="0" w:color="auto"/>
        <w:left w:val="none" w:sz="0" w:space="0" w:color="auto"/>
        <w:bottom w:val="none" w:sz="0" w:space="0" w:color="auto"/>
        <w:right w:val="none" w:sz="0" w:space="0" w:color="auto"/>
      </w:divBdr>
    </w:div>
    <w:div w:id="460347132">
      <w:bodyDiv w:val="1"/>
      <w:marLeft w:val="0"/>
      <w:marRight w:val="0"/>
      <w:marTop w:val="0"/>
      <w:marBottom w:val="0"/>
      <w:divBdr>
        <w:top w:val="none" w:sz="0" w:space="0" w:color="auto"/>
        <w:left w:val="none" w:sz="0" w:space="0" w:color="auto"/>
        <w:bottom w:val="none" w:sz="0" w:space="0" w:color="auto"/>
        <w:right w:val="none" w:sz="0" w:space="0" w:color="auto"/>
      </w:divBdr>
    </w:div>
    <w:div w:id="576793258">
      <w:bodyDiv w:val="1"/>
      <w:marLeft w:val="0"/>
      <w:marRight w:val="0"/>
      <w:marTop w:val="0"/>
      <w:marBottom w:val="0"/>
      <w:divBdr>
        <w:top w:val="none" w:sz="0" w:space="0" w:color="auto"/>
        <w:left w:val="none" w:sz="0" w:space="0" w:color="auto"/>
        <w:bottom w:val="none" w:sz="0" w:space="0" w:color="auto"/>
        <w:right w:val="none" w:sz="0" w:space="0" w:color="auto"/>
      </w:divBdr>
    </w:div>
    <w:div w:id="1385635955">
      <w:bodyDiv w:val="1"/>
      <w:marLeft w:val="0"/>
      <w:marRight w:val="0"/>
      <w:marTop w:val="0"/>
      <w:marBottom w:val="0"/>
      <w:divBdr>
        <w:top w:val="none" w:sz="0" w:space="0" w:color="auto"/>
        <w:left w:val="none" w:sz="0" w:space="0" w:color="auto"/>
        <w:bottom w:val="none" w:sz="0" w:space="0" w:color="auto"/>
        <w:right w:val="none" w:sz="0" w:space="0" w:color="auto"/>
      </w:divBdr>
    </w:div>
    <w:div w:id="1395007106">
      <w:bodyDiv w:val="1"/>
      <w:marLeft w:val="0"/>
      <w:marRight w:val="0"/>
      <w:marTop w:val="0"/>
      <w:marBottom w:val="0"/>
      <w:divBdr>
        <w:top w:val="none" w:sz="0" w:space="0" w:color="auto"/>
        <w:left w:val="none" w:sz="0" w:space="0" w:color="auto"/>
        <w:bottom w:val="none" w:sz="0" w:space="0" w:color="auto"/>
        <w:right w:val="none" w:sz="0" w:space="0" w:color="auto"/>
      </w:divBdr>
      <w:divsChild>
        <w:div w:id="338236726">
          <w:marLeft w:val="0"/>
          <w:marRight w:val="0"/>
          <w:marTop w:val="0"/>
          <w:marBottom w:val="0"/>
          <w:divBdr>
            <w:top w:val="none" w:sz="0" w:space="0" w:color="auto"/>
            <w:left w:val="none" w:sz="0" w:space="0" w:color="auto"/>
            <w:bottom w:val="none" w:sz="0" w:space="0" w:color="auto"/>
            <w:right w:val="none" w:sz="0" w:space="0" w:color="auto"/>
          </w:divBdr>
          <w:divsChild>
            <w:div w:id="14590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758">
      <w:bodyDiv w:val="1"/>
      <w:marLeft w:val="0"/>
      <w:marRight w:val="0"/>
      <w:marTop w:val="0"/>
      <w:marBottom w:val="0"/>
      <w:divBdr>
        <w:top w:val="none" w:sz="0" w:space="0" w:color="auto"/>
        <w:left w:val="none" w:sz="0" w:space="0" w:color="auto"/>
        <w:bottom w:val="none" w:sz="0" w:space="0" w:color="auto"/>
        <w:right w:val="none" w:sz="0" w:space="0" w:color="auto"/>
      </w:divBdr>
    </w:div>
    <w:div w:id="1980723807">
      <w:bodyDiv w:val="1"/>
      <w:marLeft w:val="0"/>
      <w:marRight w:val="0"/>
      <w:marTop w:val="0"/>
      <w:marBottom w:val="0"/>
      <w:divBdr>
        <w:top w:val="none" w:sz="0" w:space="0" w:color="auto"/>
        <w:left w:val="none" w:sz="0" w:space="0" w:color="auto"/>
        <w:bottom w:val="none" w:sz="0" w:space="0" w:color="auto"/>
        <w:right w:val="none" w:sz="0" w:space="0" w:color="auto"/>
      </w:divBdr>
    </w:div>
    <w:div w:id="2134054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tacritic.com/browse/games/score/metascore/year/all/filtered?year_selected=2020&amp;distribution=&amp;sort=desc&amp;view=detailed&amp;page=5" TargetMode="External"/><Relationship Id="rId18" Type="http://schemas.openxmlformats.org/officeDocument/2006/relationships/image" Target="media/image8.png"/><Relationship Id="rId26" Type="http://schemas.openxmlformats.org/officeDocument/2006/relationships/oleObject" Target="embeddings/oleObject2.bin"/><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oleObject" Target="embeddings/oleObject4.bin"/><Relationship Id="rId42" Type="http://schemas.openxmlformats.org/officeDocument/2006/relationships/oleObject" Target="embeddings/oleObject6.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Excel_Macro-Enabled_Worksheet.xlsm"/><Relationship Id="rId32" Type="http://schemas.openxmlformats.org/officeDocument/2006/relationships/package" Target="embeddings/Microsoft_Excel_Macro-Enabled_Worksheet2.xlsm"/><Relationship Id="rId37" Type="http://schemas.openxmlformats.org/officeDocument/2006/relationships/image" Target="media/image19.emf"/><Relationship Id="rId40" Type="http://schemas.openxmlformats.org/officeDocument/2006/relationships/package" Target="embeddings/Microsoft_Excel_Macro-Enabled_Worksheet4.xlsm"/><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package" Target="embeddings/Microsoft_Excel_Macro-Enabled_Worksheet1.xlsm"/><Relationship Id="rId36" Type="http://schemas.openxmlformats.org/officeDocument/2006/relationships/package" Target="embeddings/Microsoft_Excel_Macro-Enabled_Worksheet3.xlsm"/><Relationship Id="rId10" Type="http://schemas.openxmlformats.org/officeDocument/2006/relationships/hyperlink" Target="https://www.kaggle.com/gregorut/videogamesales" TargetMode="External"/><Relationship Id="rId19" Type="http://schemas.openxmlformats.org/officeDocument/2006/relationships/image" Target="media/image9.png"/><Relationship Id="rId31" Type="http://schemas.openxmlformats.org/officeDocument/2006/relationships/image" Target="media/image16.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4.emf"/><Relationship Id="rId30" Type="http://schemas.openxmlformats.org/officeDocument/2006/relationships/oleObject" Target="embeddings/oleObject3.bin"/><Relationship Id="rId35" Type="http://schemas.openxmlformats.org/officeDocument/2006/relationships/image" Target="media/image18.emf"/><Relationship Id="rId43" Type="http://schemas.openxmlformats.org/officeDocument/2006/relationships/header" Target="head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https://www.metacritic.com/" TargetMode="External"/><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5.bin"/><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Qua18</b:Tag>
    <b:SourceType>ConferenceProceedings</b:SourceType>
    <b:Guid>{B1872676-2E8D-44DB-8792-D315C8043A39}</b:Guid>
    <b:Author>
      <b:Author>
        <b:NameList>
          <b:Person>
            <b:Last>Quader</b:Last>
            <b:First>Nahid</b:First>
          </b:Person>
          <b:Person>
            <b:Last>Gani</b:Last>
            <b:First>Md</b:First>
          </b:Person>
          <b:Person>
            <b:Last>Chaki</b:Last>
            <b:First>Dipankar</b:First>
          </b:Person>
        </b:NameList>
      </b:Author>
    </b:Author>
    <b:Title>Performance evaluation of seven machine learning classification techniques for movie box office success prediction</b:Title>
    <b:Pages>1-6</b:Pages>
    <b:Year>2018</b:Year>
    <b:ConferenceName>10.1109/EICT.2017.8275242</b:ConferenceName>
    <b:RefOrder>2</b:RefOrder>
  </b:Source>
  <b:Source>
    <b:Tag>Gal18</b:Tag>
    <b:SourceType>ConferenceProceedings</b:SourceType>
    <b:Guid>{C0CD65E4-1D29-43D5-BDC0-010954F97842}</b:Guid>
    <b:Title>Forecasting Movie Box Office Profitability. Journal of Information Systems Engineering &amp; Management</b:Title>
    <b:Pages>3</b:Pages>
    <b:Year>2018</b:Year>
    <b:ConferenceName>10.20897/jisem/2658</b:ConferenceName>
    <b:Author>
      <b:Author>
        <b:NameList>
          <b:Person>
            <b:Last>Galvão</b:Last>
            <b:First>Marta</b:First>
          </b:Person>
          <b:Person>
            <b:Last>Henriques</b:Last>
            <b:First>Roberto</b:First>
          </b:Person>
        </b:NameList>
      </b:Author>
    </b:Author>
    <b:RefOrder>3</b:RefOrder>
  </b:Source>
  <b:Source>
    <b:Tag>Rhe16</b:Tag>
    <b:SourceType>ConferenceProceedings</b:SourceType>
    <b:Guid>{6A17C361-C29C-4C95-A49F-BC5E60AC40F3}</b:Guid>
    <b:Author>
      <b:Author>
        <b:NameList>
          <b:Person>
            <b:Last>Rhee</b:Last>
            <b:First>Travis</b:First>
          </b:Person>
          <b:Person>
            <b:Last>Zulkernine</b:Last>
            <b:First>Farhana</b:First>
          </b:Person>
        </b:NameList>
      </b:Author>
    </b:Author>
    <b:Title>Predicting Movie Box Office Profitability: A Neural Network Approach</b:Title>
    <b:Pages>665-670</b:Pages>
    <b:Year>2016</b:Year>
    <b:ConferenceName>10.1109/ICMLA.2016.0117</b:ConferenceName>
    <b:RefOrder>1</b:RefOrder>
  </b:Source>
</b:Sources>
</file>

<file path=customXml/itemProps1.xml><?xml version="1.0" encoding="utf-8"?>
<ds:datastoreItem xmlns:ds="http://schemas.openxmlformats.org/officeDocument/2006/customXml" ds:itemID="{6E8514F8-2601-44EA-8561-4F0DA092D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1</Pages>
  <Words>4035</Words>
  <Characters>22195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Gallardo</dc:creator>
  <dc:description/>
  <cp:lastModifiedBy>C Gallardo</cp:lastModifiedBy>
  <cp:revision>25</cp:revision>
  <cp:lastPrinted>2021-10-14T09:47:00Z</cp:lastPrinted>
  <dcterms:created xsi:type="dcterms:W3CDTF">2021-10-12T09:25:00Z</dcterms:created>
  <dcterms:modified xsi:type="dcterms:W3CDTF">2021-10-14T09:50:00Z</dcterms:modified>
  <dc:language>en-GB</dc:language>
</cp:coreProperties>
</file>